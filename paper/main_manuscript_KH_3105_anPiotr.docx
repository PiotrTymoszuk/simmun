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86557" w14:textId="6633141D" w:rsidR="000A374F" w:rsidRDefault="0059590A">
      <w:pPr>
        <w:pStyle w:val="Titel"/>
      </w:pPr>
      <w:ins w:id="0" w:author="HÜFNER Katharina,Assoz. Prof. Priv.Doz. Dr." w:date="2023-05-28T21:42:00Z">
        <w:r>
          <w:t xml:space="preserve">The effect of </w:t>
        </w:r>
      </w:ins>
      <w:ins w:id="1" w:author="HÜFNER Katharina,Assoz. Prof. Priv.Doz. Dr." w:date="2023-05-28T12:09:00Z">
        <w:r>
          <w:t>i</w:t>
        </w:r>
        <w:r w:rsidR="00A55F62">
          <w:t xml:space="preserve">nflammation, </w:t>
        </w:r>
      </w:ins>
      <w:ins w:id="2" w:author="HÜFNER Katharina,Assoz. Prof. Priv.Doz. Dr." w:date="2023-05-28T21:42:00Z">
        <w:r>
          <w:t>s</w:t>
        </w:r>
      </w:ins>
      <w:ins w:id="3" w:author="Katharina Huefner" w:date="2023-05-25T22:04:00Z">
        <w:del w:id="4" w:author="HÜFNER Katharina,Assoz. Prof. Priv.Doz. Dr." w:date="2023-05-28T21:42:00Z">
          <w:r w:rsidR="005F4E91" w:rsidDel="0059590A">
            <w:delText>S</w:delText>
          </w:r>
        </w:del>
        <w:r w:rsidR="005F4E91">
          <w:t xml:space="preserve">tatus post SARS-CoV-2 infection, </w:t>
        </w:r>
      </w:ins>
      <w:ins w:id="5" w:author="HÜFNER Katharina,Assoz. Prof. Priv.Doz. Dr." w:date="2023-05-28T08:58:00Z">
        <w:r w:rsidR="00BA0A13">
          <w:t xml:space="preserve"> </w:t>
        </w:r>
      </w:ins>
      <w:ins w:id="6" w:author="HÜFNER Katharina,Assoz. Prof. Priv.Doz. Dr." w:date="2023-05-28T12:09:00Z">
        <w:r w:rsidR="00A55F62">
          <w:t xml:space="preserve">age </w:t>
        </w:r>
      </w:ins>
      <w:ins w:id="7" w:author="Katharina Huefner" w:date="2023-05-25T22:04:00Z">
        <w:r w:rsidR="005F4E91">
          <w:t xml:space="preserve">and mental </w:t>
        </w:r>
      </w:ins>
      <w:ins w:id="8" w:author="HÜFNER Katharina,Assoz. Prof. Priv.Doz. Dr." w:date="2023-05-28T08:59:00Z">
        <w:r w:rsidR="00E77750">
          <w:t>health</w:t>
        </w:r>
      </w:ins>
      <w:ins w:id="9" w:author="Katharina Huefner" w:date="2023-05-25T22:04:00Z">
        <w:r w:rsidR="005F4E91">
          <w:t xml:space="preserve"> </w:t>
        </w:r>
      </w:ins>
      <w:ins w:id="10" w:author="HÜFNER Katharina,Assoz. Prof. Priv.Doz. Dr." w:date="2023-05-28T21:42:00Z">
        <w:r>
          <w:t xml:space="preserve">on </w:t>
        </w:r>
      </w:ins>
      <w:ins w:id="11" w:author="Katharina Huefner" w:date="2023-05-25T22:04:00Z">
        <w:del w:id="12" w:author="HÜFNER Katharina,Assoz. Prof. Priv.Doz. Dr." w:date="2023-05-28T21:42:00Z">
          <w:r w:rsidR="005F4E91" w:rsidDel="0059590A">
            <w:delText xml:space="preserve"> </w:delText>
          </w:r>
        </w:del>
      </w:ins>
      <w:proofErr w:type="spellStart"/>
      <w:ins w:id="13" w:author="HÜFNER Katharina,Assoz. Prof. Priv.Doz. Dr." w:date="2023-05-28T09:13:00Z">
        <w:r w:rsidR="00BA0A13">
          <w:t>kynurenin</w:t>
        </w:r>
        <w:proofErr w:type="spellEnd"/>
        <w:del w:id="14" w:author="HÜFNER Katharina,Ass.Prof. Priv. Doz. Dr." w:date="2023-05-30T16:05:00Z">
          <w:r w:rsidR="00BA0A13" w:rsidDel="006E46EF">
            <w:delText>e</w:delText>
          </w:r>
        </w:del>
        <w:r w:rsidR="00BA0A13">
          <w:t xml:space="preserve"> </w:t>
        </w:r>
      </w:ins>
      <w:ins w:id="15" w:author="HÜFNER Katharina,Assoz. Prof. Priv.Doz. Dr." w:date="2023-05-28T21:43:00Z">
        <w:r>
          <w:t xml:space="preserve">and catecholamine </w:t>
        </w:r>
      </w:ins>
      <w:ins w:id="16" w:author="HÜFNER Katharina,Assoz. Prof. Priv.Doz. Dr." w:date="2023-05-28T09:14:00Z">
        <w:r w:rsidR="00BA0A13">
          <w:t xml:space="preserve">pathway </w:t>
        </w:r>
      </w:ins>
      <w:ins w:id="17" w:author="HÜFNER Katharina,Assoz. Prof. Priv.Doz. Dr." w:date="2023-05-28T21:43:00Z">
        <w:r>
          <w:t>metabolites</w:t>
        </w:r>
      </w:ins>
      <w:ins w:id="18" w:author="HÜFNER Katharina,Assoz. Prof. Priv.Doz. Dr." w:date="2023-05-28T21:49:00Z">
        <w:r>
          <w:t xml:space="preserve"> – a psychoneuroimmunological study</w:t>
        </w:r>
      </w:ins>
      <w:ins w:id="19" w:author="Katharina Huefner" w:date="2023-05-25T22:04:00Z">
        <w:del w:id="20" w:author="HÜFNER Katharina,Assoz. Prof. Priv.Doz. Dr." w:date="2023-05-28T09:14:00Z">
          <w:r w:rsidR="005F4E91" w:rsidDel="00BA0A13">
            <w:delText>systemic levels of neurotransmitter precursor amino acids – a psychoneuroimmunological cohort study</w:delText>
          </w:r>
        </w:del>
      </w:ins>
      <w:del w:id="21" w:author="HÜFNER Katharina,Assoz. Prof. Priv.Doz. Dr." w:date="2023-05-28T08:59:00Z">
        <w:r w:rsidR="005F4E91" w:rsidDel="00E77750">
          <w:delText>Inflammation, SARS-CoV-2 infection and mental health disorders impact on systemic serotonin and dopamine metabolism</w:delText>
        </w:r>
      </w:del>
    </w:p>
    <w:p w14:paraId="48848C21" w14:textId="77777777" w:rsidR="000A374F" w:rsidRDefault="00EB098A">
      <w:pPr>
        <w:pStyle w:val="Untertitel"/>
      </w:pPr>
      <w:r>
        <w:t>Manuscript</w:t>
      </w:r>
    </w:p>
    <w:p w14:paraId="3BF719C0" w14:textId="77777777" w:rsidR="00B31448" w:rsidRDefault="00B31448" w:rsidP="00B31448">
      <w:pPr>
        <w:pStyle w:val="Textkrper"/>
        <w:rPr>
          <w:ins w:id="22" w:author="HÜFNER Katharina,Assoz. Prof. Priv.Doz. Dr." w:date="2023-05-28T21:51:00Z"/>
        </w:rPr>
      </w:pPr>
      <w:ins w:id="23" w:author="HÜFNER Katharina,Assoz. Prof. Priv.Doz. Dr." w:date="2023-05-28T21:51:00Z">
        <w:r>
          <w:t>Katharina Hüfner</w:t>
        </w:r>
        <w:r>
          <w:rPr>
            <w:vertAlign w:val="superscript"/>
          </w:rPr>
          <w:t>1</w:t>
        </w:r>
        <w:r>
          <w:t>, Sophia Vedova</w:t>
        </w:r>
        <w:r>
          <w:rPr>
            <w:vertAlign w:val="superscript"/>
          </w:rPr>
          <w:t>1</w:t>
        </w:r>
        <w:r>
          <w:t>, Piotr Tymoszuk</w:t>
        </w:r>
        <w:r w:rsidRPr="002A6941">
          <w:rPr>
            <w:vertAlign w:val="superscript"/>
          </w:rPr>
          <w:t>2</w:t>
        </w:r>
        <w:r>
          <w:t>, Philipp Nelles</w:t>
        </w:r>
        <w:r>
          <w:rPr>
            <w:vertAlign w:val="superscript"/>
          </w:rPr>
          <w:t>1</w:t>
        </w:r>
        <w:r>
          <w:t>, Tobias Bruckner</w:t>
        </w:r>
        <w:r>
          <w:rPr>
            <w:vertAlign w:val="superscript"/>
          </w:rPr>
          <w:t>1</w:t>
        </w:r>
        <w:r>
          <w:t>, Eberhard A. Deisenhammer</w:t>
        </w:r>
        <w:r>
          <w:rPr>
            <w:vertAlign w:val="superscript"/>
          </w:rPr>
          <w:t>1,3</w:t>
        </w:r>
        <w:r>
          <w:t>, Jonas Egeter</w:t>
        </w:r>
        <w:r>
          <w:rPr>
            <w:vertAlign w:val="superscript"/>
          </w:rPr>
          <w:t>1</w:t>
        </w:r>
        <w:r>
          <w:t>, Matyas Galffy</w:t>
        </w:r>
        <w:r>
          <w:rPr>
            <w:vertAlign w:val="superscript"/>
          </w:rPr>
          <w:t>1</w:t>
        </w:r>
        <w:r>
          <w:t>, Johannes Giesinger</w:t>
        </w:r>
        <w:r>
          <w:rPr>
            <w:vertAlign w:val="superscript"/>
          </w:rPr>
          <w:t>1</w:t>
        </w:r>
        <w:r>
          <w:t>, Jens Lehmann</w:t>
        </w:r>
        <w:r>
          <w:rPr>
            <w:vertAlign w:val="superscript"/>
          </w:rPr>
          <w:t>1</w:t>
        </w:r>
        <w:r>
          <w:t>, Maria Oberhammer</w:t>
        </w:r>
        <w:r>
          <w:rPr>
            <w:vertAlign w:val="superscript"/>
          </w:rPr>
          <w:t>2</w:t>
        </w:r>
        <w:r>
          <w:t>, Joachim Rockenschaub</w:t>
        </w:r>
        <w:r>
          <w:rPr>
            <w:vertAlign w:val="superscript"/>
          </w:rPr>
          <w:t>1</w:t>
        </w:r>
        <w:r>
          <w:t>, Magdalena Sacher</w:t>
        </w:r>
        <w:r w:rsidRPr="002A6941">
          <w:rPr>
            <w:vertAlign w:val="superscript"/>
          </w:rPr>
          <w:t>4</w:t>
        </w:r>
        <w:r>
          <w:t>, Bernhard Holzner</w:t>
        </w:r>
        <w:r>
          <w:rPr>
            <w:vertAlign w:val="superscript"/>
          </w:rPr>
          <w:t>1</w:t>
        </w:r>
        <w:r>
          <w:t>, Johanna M. Gostner</w:t>
        </w:r>
        <w:r>
          <w:rPr>
            <w:vertAlign w:val="superscript"/>
          </w:rPr>
          <w:t>5</w:t>
        </w:r>
        <w:r>
          <w:t>, Barbara Sperner-Unterweger</w:t>
        </w:r>
        <w:r>
          <w:rPr>
            <w:vertAlign w:val="superscript"/>
          </w:rPr>
          <w:t>1</w:t>
        </w:r>
      </w:ins>
    </w:p>
    <w:p w14:paraId="11A3A887" w14:textId="77777777" w:rsidR="00B31448" w:rsidRPr="002A6941" w:rsidRDefault="00B31448" w:rsidP="00B31448">
      <w:pPr>
        <w:pStyle w:val="Textkrper"/>
        <w:rPr>
          <w:ins w:id="24" w:author="HÜFNER Katharina,Assoz. Prof. Priv.Doz. Dr." w:date="2023-05-28T21:51:00Z"/>
        </w:rPr>
      </w:pPr>
      <w:ins w:id="25" w:author="HÜFNER Katharina,Assoz. Prof. Priv.Doz. Dr." w:date="2023-05-28T21:51:00Z">
        <w:r>
          <w:rPr>
            <w:vertAlign w:val="superscript"/>
          </w:rPr>
          <w:t>1</w:t>
        </w:r>
        <w:r>
          <w:t xml:space="preserve">University </w:t>
        </w:r>
        <w:r w:rsidRPr="002A6941">
          <w:t xml:space="preserve">Hospital of Psychiatry II, Department of Psychiatry, Psychotherapy, Psychosomatics and Medical Psychology, </w:t>
        </w:r>
        <w:r>
          <w:t>Medical University Innsbruck</w:t>
        </w:r>
        <w:r w:rsidRPr="002A6941">
          <w:t>, Innsbruck, Austria.</w:t>
        </w:r>
      </w:ins>
    </w:p>
    <w:p w14:paraId="4E850B59" w14:textId="77777777" w:rsidR="00B31448" w:rsidRDefault="00B31448" w:rsidP="00B31448">
      <w:pPr>
        <w:pStyle w:val="Textkrper"/>
        <w:rPr>
          <w:ins w:id="26" w:author="HÜFNER Katharina,Assoz. Prof. Priv.Doz. Dr." w:date="2023-05-28T21:51:00Z"/>
        </w:rPr>
      </w:pPr>
      <w:ins w:id="27" w:author="HÜFNER Katharina,Assoz. Prof. Priv.Doz. Dr." w:date="2023-05-28T21:51:00Z">
        <w:r w:rsidRPr="002A6941">
          <w:rPr>
            <w:vertAlign w:val="superscript"/>
          </w:rPr>
          <w:t>2</w:t>
        </w:r>
        <w:r w:rsidRPr="002A6941">
          <w:t xml:space="preserve">University Hospital of Psychiatry I, Department of Psychiatry, Psychotherapy, Psychosomatics and Medical Psychology, </w:t>
        </w:r>
        <w:r>
          <w:t>Medical University Innsbruck, Innsbruck, Austria.</w:t>
        </w:r>
      </w:ins>
    </w:p>
    <w:p w14:paraId="61113A09" w14:textId="77777777" w:rsidR="00B31448" w:rsidRDefault="00B31448" w:rsidP="00B31448">
      <w:pPr>
        <w:pStyle w:val="Textkrper"/>
        <w:rPr>
          <w:ins w:id="28" w:author="HÜFNER Katharina,Assoz. Prof. Priv.Doz. Dr." w:date="2023-05-28T21:51:00Z"/>
        </w:rPr>
      </w:pPr>
      <w:ins w:id="29" w:author="HÜFNER Katharina,Assoz. Prof. Priv.Doz. Dr." w:date="2023-05-28T21:51:00Z">
        <w:r>
          <w:rPr>
            <w:vertAlign w:val="superscript"/>
          </w:rPr>
          <w:t>3</w:t>
        </w:r>
        <w:r>
          <w:t>Data Analytics as a Service Tirol, Innsbruck, Austria</w:t>
        </w:r>
      </w:ins>
    </w:p>
    <w:p w14:paraId="6CEC49E7" w14:textId="77777777" w:rsidR="00B31448" w:rsidRDefault="00B31448" w:rsidP="00B31448">
      <w:pPr>
        <w:pStyle w:val="Textkrper"/>
        <w:rPr>
          <w:ins w:id="30" w:author="HÜFNER Katharina,Assoz. Prof. Priv.Doz. Dr." w:date="2023-05-28T21:51:00Z"/>
        </w:rPr>
      </w:pPr>
      <w:ins w:id="31" w:author="HÜFNER Katharina,Assoz. Prof. Priv.Doz. Dr." w:date="2023-05-28T21:51:00Z">
        <w:r w:rsidRPr="00CE593D">
          <w:rPr>
            <w:vertAlign w:val="superscript"/>
          </w:rPr>
          <w:t>4</w:t>
        </w:r>
        <w:r w:rsidRPr="00CE593D">
          <w:t>Department of Visceral, Transplant and Thoracic Surgery (VTT)</w:t>
        </w:r>
        <w:r>
          <w:t>, Medical University Innsbruck, Innsbruck, Austria</w:t>
        </w:r>
      </w:ins>
    </w:p>
    <w:p w14:paraId="3FDC0C91" w14:textId="77777777" w:rsidR="00B31448" w:rsidRDefault="00B31448" w:rsidP="00B31448">
      <w:pPr>
        <w:pStyle w:val="Textkrper"/>
        <w:rPr>
          <w:ins w:id="32" w:author="HÜFNER Katharina,Assoz. Prof. Priv.Doz. Dr." w:date="2023-05-28T21:51:00Z"/>
        </w:rPr>
      </w:pPr>
      <w:ins w:id="33" w:author="HÜFNER Katharina,Assoz. Prof. Priv.Doz. Dr." w:date="2023-05-28T21:51:00Z">
        <w:r w:rsidRPr="002A6941">
          <w:rPr>
            <w:vertAlign w:val="superscript"/>
          </w:rPr>
          <w:t>5</w:t>
        </w:r>
        <w:r>
          <w:t>Insitute of Medical Biochemistry, Medical University Innsbruck, Innsbruck, Austria</w:t>
        </w:r>
      </w:ins>
    </w:p>
    <w:p w14:paraId="77DAF502" w14:textId="77777777" w:rsidR="00B31448" w:rsidRDefault="00B31448" w:rsidP="00B31448">
      <w:pPr>
        <w:pStyle w:val="Textkrper"/>
        <w:spacing w:before="0" w:after="0"/>
        <w:rPr>
          <w:ins w:id="34" w:author="HÜFNER Katharina,Assoz. Prof. Priv.Doz. Dr." w:date="2023-05-28T21:51:00Z"/>
        </w:rPr>
      </w:pPr>
      <w:ins w:id="35" w:author="HÜFNER Katharina,Assoz. Prof. Priv.Doz. Dr." w:date="2023-05-28T21:51:00Z">
        <w:r>
          <w:t>Corresponding author:</w:t>
        </w:r>
      </w:ins>
    </w:p>
    <w:p w14:paraId="25F641DE" w14:textId="77777777" w:rsidR="00B31448" w:rsidRDefault="00B31448" w:rsidP="00B31448">
      <w:pPr>
        <w:pStyle w:val="Textkrper"/>
        <w:spacing w:before="0" w:after="0"/>
        <w:rPr>
          <w:ins w:id="36" w:author="HÜFNER Katharina,Assoz. Prof. Priv.Doz. Dr." w:date="2023-05-28T21:51:00Z"/>
        </w:rPr>
      </w:pPr>
      <w:ins w:id="37" w:author="HÜFNER Katharina,Assoz. Prof. Priv.Doz. Dr." w:date="2023-05-28T21:51:00Z">
        <w:r>
          <w:t xml:space="preserve">Katharina </w:t>
        </w:r>
        <w:proofErr w:type="spellStart"/>
        <w:r>
          <w:t>Hüfner</w:t>
        </w:r>
        <w:proofErr w:type="spellEnd"/>
      </w:ins>
    </w:p>
    <w:p w14:paraId="7349AA1A" w14:textId="77777777" w:rsidR="00B31448" w:rsidRDefault="00B31448" w:rsidP="00B31448">
      <w:pPr>
        <w:pStyle w:val="Textkrper"/>
        <w:spacing w:before="0" w:after="0"/>
        <w:rPr>
          <w:ins w:id="38" w:author="HÜFNER Katharina,Assoz. Prof. Priv.Doz. Dr." w:date="2023-05-28T21:51:00Z"/>
        </w:rPr>
      </w:pPr>
      <w:ins w:id="39" w:author="HÜFNER Katharina,Assoz. Prof. Priv.Doz. Dr." w:date="2023-05-28T21:51:00Z">
        <w:r>
          <w:t>University Hospital of Psychiatry II, Department of Psychiatry, Psychotherapy, Psychosomatics and Medical Psychology</w:t>
        </w:r>
      </w:ins>
    </w:p>
    <w:p w14:paraId="6C0F9A15" w14:textId="77777777" w:rsidR="00B31448" w:rsidRPr="00E13E48" w:rsidRDefault="00B31448" w:rsidP="00B31448">
      <w:pPr>
        <w:pStyle w:val="Textkrper"/>
        <w:spacing w:before="0" w:after="0"/>
        <w:rPr>
          <w:ins w:id="40" w:author="HÜFNER Katharina,Assoz. Prof. Priv.Doz. Dr." w:date="2023-05-28T21:51:00Z"/>
          <w:lang w:val="de-AT"/>
          <w:rPrChange w:id="41" w:author="Katharina Huefner" w:date="2023-05-31T19:57:00Z">
            <w:rPr>
              <w:ins w:id="42" w:author="HÜFNER Katharina,Assoz. Prof. Priv.Doz. Dr." w:date="2023-05-28T21:51:00Z"/>
              <w:lang w:val="en-GB"/>
            </w:rPr>
          </w:rPrChange>
        </w:rPr>
      </w:pPr>
      <w:proofErr w:type="spellStart"/>
      <w:ins w:id="43" w:author="HÜFNER Katharina,Assoz. Prof. Priv.Doz. Dr." w:date="2023-05-28T21:51:00Z">
        <w:r w:rsidRPr="00E13E48">
          <w:rPr>
            <w:lang w:val="de-AT"/>
            <w:rPrChange w:id="44" w:author="Katharina Huefner" w:date="2023-05-31T19:57:00Z">
              <w:rPr>
                <w:lang w:val="en-GB"/>
              </w:rPr>
            </w:rPrChange>
          </w:rPr>
          <w:t>Anichstrasse</w:t>
        </w:r>
        <w:proofErr w:type="spellEnd"/>
        <w:r w:rsidRPr="00E13E48">
          <w:rPr>
            <w:lang w:val="de-AT"/>
            <w:rPrChange w:id="45" w:author="Katharina Huefner" w:date="2023-05-31T19:57:00Z">
              <w:rPr>
                <w:lang w:val="en-GB"/>
              </w:rPr>
            </w:rPrChange>
          </w:rPr>
          <w:t xml:space="preserve"> 35</w:t>
        </w:r>
      </w:ins>
    </w:p>
    <w:p w14:paraId="2D971489" w14:textId="77777777" w:rsidR="00B31448" w:rsidRPr="00E13E48" w:rsidRDefault="00B31448" w:rsidP="00B31448">
      <w:pPr>
        <w:pStyle w:val="Textkrper"/>
        <w:spacing w:before="0" w:after="0"/>
        <w:rPr>
          <w:ins w:id="46" w:author="HÜFNER Katharina,Assoz. Prof. Priv.Doz. Dr." w:date="2023-05-28T21:51:00Z"/>
          <w:lang w:val="de-AT"/>
          <w:rPrChange w:id="47" w:author="Katharina Huefner" w:date="2023-05-31T19:57:00Z">
            <w:rPr>
              <w:ins w:id="48" w:author="HÜFNER Katharina,Assoz. Prof. Priv.Doz. Dr." w:date="2023-05-28T21:51:00Z"/>
              <w:lang w:val="en-GB"/>
            </w:rPr>
          </w:rPrChange>
        </w:rPr>
      </w:pPr>
      <w:ins w:id="49" w:author="HÜFNER Katharina,Assoz. Prof. Priv.Doz. Dr." w:date="2023-05-28T21:51:00Z">
        <w:r w:rsidRPr="00E13E48">
          <w:rPr>
            <w:lang w:val="de-AT"/>
            <w:rPrChange w:id="50" w:author="Katharina Huefner" w:date="2023-05-31T19:57:00Z">
              <w:rPr>
                <w:lang w:val="en-GB"/>
              </w:rPr>
            </w:rPrChange>
          </w:rPr>
          <w:t>6020 Innsbruck</w:t>
        </w:r>
      </w:ins>
    </w:p>
    <w:p w14:paraId="17FB9DD2" w14:textId="77777777" w:rsidR="00B31448" w:rsidRPr="00E13E48" w:rsidRDefault="00B31448" w:rsidP="00B31448">
      <w:pPr>
        <w:pStyle w:val="Textkrper"/>
        <w:spacing w:before="0" w:after="0"/>
        <w:rPr>
          <w:ins w:id="51" w:author="HÜFNER Katharina,Assoz. Prof. Priv.Doz. Dr." w:date="2023-05-28T21:51:00Z"/>
          <w:lang w:val="de-AT"/>
          <w:rPrChange w:id="52" w:author="Katharina Huefner" w:date="2023-05-31T19:57:00Z">
            <w:rPr>
              <w:ins w:id="53" w:author="HÜFNER Katharina,Assoz. Prof. Priv.Doz. Dr." w:date="2023-05-28T21:51:00Z"/>
              <w:lang w:val="en-GB"/>
            </w:rPr>
          </w:rPrChange>
        </w:rPr>
      </w:pPr>
      <w:ins w:id="54" w:author="HÜFNER Katharina,Assoz. Prof. Priv.Doz. Dr." w:date="2023-05-28T21:51:00Z">
        <w:r w:rsidRPr="00E13E48">
          <w:rPr>
            <w:lang w:val="de-AT"/>
            <w:rPrChange w:id="55" w:author="Katharina Huefner" w:date="2023-05-31T19:57:00Z">
              <w:rPr>
                <w:lang w:val="en-GB"/>
              </w:rPr>
            </w:rPrChange>
          </w:rPr>
          <w:t>Austria</w:t>
        </w:r>
      </w:ins>
    </w:p>
    <w:p w14:paraId="2AE230CC" w14:textId="77777777" w:rsidR="00B31448" w:rsidRPr="00E13E48" w:rsidRDefault="00B31448" w:rsidP="00B31448">
      <w:pPr>
        <w:pStyle w:val="Textkrper"/>
        <w:spacing w:before="0" w:after="0"/>
        <w:rPr>
          <w:ins w:id="56" w:author="HÜFNER Katharina,Assoz. Prof. Priv.Doz. Dr." w:date="2023-05-28T21:51:00Z"/>
          <w:lang w:val="de-AT"/>
          <w:rPrChange w:id="57" w:author="Katharina Huefner" w:date="2023-05-31T19:57:00Z">
            <w:rPr>
              <w:ins w:id="58" w:author="HÜFNER Katharina,Assoz. Prof. Priv.Doz. Dr." w:date="2023-05-28T21:51:00Z"/>
              <w:lang w:val="en-GB"/>
            </w:rPr>
          </w:rPrChange>
        </w:rPr>
      </w:pPr>
      <w:ins w:id="59" w:author="HÜFNER Katharina,Assoz. Prof. Priv.Doz. Dr." w:date="2023-05-28T21:51:00Z">
        <w:r>
          <w:fldChar w:fldCharType="begin"/>
        </w:r>
        <w:r w:rsidRPr="00E13E48">
          <w:rPr>
            <w:lang w:val="de-AT"/>
            <w:rPrChange w:id="60" w:author="Katharina Huefner" w:date="2023-05-31T19:57:00Z">
              <w:rPr/>
            </w:rPrChange>
          </w:rPr>
          <w:instrText xml:space="preserve"> HYPERLINK "mailto:katharina.huefner@tirol-kliniken.at" </w:instrText>
        </w:r>
        <w:r>
          <w:fldChar w:fldCharType="separate"/>
        </w:r>
        <w:r w:rsidRPr="00E13E48">
          <w:rPr>
            <w:rStyle w:val="Hyperlink"/>
            <w:lang w:val="de-AT"/>
            <w:rPrChange w:id="61" w:author="Katharina Huefner" w:date="2023-05-31T19:57:00Z">
              <w:rPr>
                <w:rStyle w:val="Hyperlink"/>
                <w:lang w:val="en-GB"/>
              </w:rPr>
            </w:rPrChange>
          </w:rPr>
          <w:t>katharina.huefner@tirol-kliniken.at</w:t>
        </w:r>
        <w:r>
          <w:rPr>
            <w:rStyle w:val="Hyperlink"/>
            <w:lang w:val="en-GB"/>
          </w:rPr>
          <w:fldChar w:fldCharType="end"/>
        </w:r>
      </w:ins>
    </w:p>
    <w:p w14:paraId="4276BBBB" w14:textId="77777777" w:rsidR="00B31448" w:rsidRPr="00E13E48" w:rsidRDefault="00B31448" w:rsidP="00B31448">
      <w:pPr>
        <w:pStyle w:val="Textkrper"/>
        <w:spacing w:before="0" w:after="0"/>
        <w:rPr>
          <w:ins w:id="62" w:author="HÜFNER Katharina,Assoz. Prof. Priv.Doz. Dr." w:date="2023-05-28T21:51:00Z"/>
          <w:lang w:val="de-AT"/>
          <w:rPrChange w:id="63" w:author="Katharina Huefner" w:date="2023-05-31T19:57:00Z">
            <w:rPr>
              <w:ins w:id="64" w:author="HÜFNER Katharina,Assoz. Prof. Priv.Doz. Dr." w:date="2023-05-28T21:51:00Z"/>
              <w:lang w:val="en-GB"/>
            </w:rPr>
          </w:rPrChange>
        </w:rPr>
      </w:pPr>
    </w:p>
    <w:p w14:paraId="600CC28F" w14:textId="77777777" w:rsidR="00B31448" w:rsidRDefault="00B31448" w:rsidP="00B31448">
      <w:pPr>
        <w:pStyle w:val="Textkrper"/>
        <w:spacing w:before="0" w:after="0"/>
        <w:rPr>
          <w:ins w:id="65" w:author="HÜFNER Katharina,Assoz. Prof. Priv.Doz. Dr." w:date="2023-05-28T21:51:00Z"/>
        </w:rPr>
      </w:pPr>
      <w:ins w:id="66" w:author="HÜFNER Katharina,Assoz. Prof. Priv.Doz. Dr." w:date="2023-05-28T21:51:00Z">
        <w:r>
          <w:t>Running title: Neurotransmitter precursor amino acid levels and COVID-19</w:t>
        </w:r>
      </w:ins>
    </w:p>
    <w:p w14:paraId="6490C8AE" w14:textId="77777777" w:rsidR="00B31448" w:rsidRDefault="00B31448" w:rsidP="00B31448">
      <w:pPr>
        <w:pStyle w:val="Textkrper"/>
        <w:spacing w:before="0" w:after="0"/>
        <w:rPr>
          <w:ins w:id="67" w:author="HÜFNER Katharina,Assoz. Prof. Priv.Doz. Dr." w:date="2023-05-28T21:51:00Z"/>
        </w:rPr>
      </w:pPr>
      <w:ins w:id="68" w:author="HÜFNER Katharina,Assoz. Prof. Priv.Doz. Dr." w:date="2023-05-28T21:51:00Z">
        <w:r>
          <w:t>Keywords: neurotransmitter precursor amino acids, COVID-19, kynurenine, tryptophan, mental stress, inflammation</w:t>
        </w:r>
      </w:ins>
    </w:p>
    <w:p w14:paraId="20009971" w14:textId="52FC6C64" w:rsidR="000A374F" w:rsidDel="00B31448" w:rsidRDefault="00EB098A">
      <w:pPr>
        <w:pStyle w:val="Author"/>
        <w:rPr>
          <w:del w:id="69" w:author="HÜFNER Katharina,Assoz. Prof. Priv.Doz. Dr." w:date="2023-05-28T21:51:00Z"/>
        </w:rPr>
      </w:pPr>
      <w:del w:id="70" w:author="HÜFNER Katharina,Assoz. Prof. Priv.Doz. Dr." w:date="2023-05-28T21:51:00Z">
        <w:r w:rsidDel="00B31448">
          <w:delText>Katharina Hüfner</w:delText>
        </w:r>
        <w:r w:rsidDel="00B31448">
          <w:rPr>
            <w:vertAlign w:val="superscript"/>
          </w:rPr>
          <w:delText>1,✉</w:delText>
        </w:r>
        <w:r w:rsidDel="00B31448">
          <w:delText>, Sophia Vedova, Piotr Tymoszuk</w:delText>
        </w:r>
        <w:r w:rsidDel="00B31448">
          <w:rPr>
            <w:vertAlign w:val="superscript"/>
          </w:rPr>
          <w:delText>2</w:delText>
        </w:r>
        <w:r w:rsidDel="00B31448">
          <w:delText>, Philipp Nelles</w:delText>
        </w:r>
        <w:r w:rsidDel="00B31448">
          <w:rPr>
            <w:vertAlign w:val="superscript"/>
          </w:rPr>
          <w:delText>1</w:delText>
        </w:r>
        <w:r w:rsidDel="00B31448">
          <w:delText>, Markus Anliker</w:delText>
        </w:r>
        <w:r w:rsidDel="00B31448">
          <w:rPr>
            <w:vertAlign w:val="superscript"/>
          </w:rPr>
          <w:delText>3</w:delText>
        </w:r>
        <w:r w:rsidDel="00B31448">
          <w:delText>, Tobias Bruckner</w:delText>
        </w:r>
        <w:r w:rsidDel="00B31448">
          <w:rPr>
            <w:vertAlign w:val="superscript"/>
          </w:rPr>
          <w:delText>1</w:delText>
        </w:r>
        <w:r w:rsidDel="00B31448">
          <w:delText>, Eberhard Deisenhammer</w:delText>
        </w:r>
        <w:r w:rsidDel="00B31448">
          <w:rPr>
            <w:vertAlign w:val="superscript"/>
          </w:rPr>
          <w:delText>1,4</w:delText>
        </w:r>
        <w:r w:rsidDel="00B31448">
          <w:delText>, Jonas Egeter</w:delText>
        </w:r>
        <w:r w:rsidDel="00B31448">
          <w:rPr>
            <w:vertAlign w:val="superscript"/>
          </w:rPr>
          <w:delText>1</w:delText>
        </w:r>
        <w:r w:rsidDel="00B31448">
          <w:delText>, Alexander Egger</w:delText>
        </w:r>
        <w:r w:rsidDel="00B31448">
          <w:rPr>
            <w:vertAlign w:val="superscript"/>
          </w:rPr>
          <w:delText>3</w:delText>
        </w:r>
        <w:r w:rsidDel="00B31448">
          <w:delText>, Matyas Galffy</w:delText>
        </w:r>
        <w:r w:rsidDel="00B31448">
          <w:rPr>
            <w:vertAlign w:val="superscript"/>
          </w:rPr>
          <w:delText>1</w:delText>
        </w:r>
        <w:r w:rsidDel="00B31448">
          <w:delText>, Johannes Giesinger</w:delText>
        </w:r>
        <w:r w:rsidDel="00B31448">
          <w:rPr>
            <w:vertAlign w:val="superscript"/>
          </w:rPr>
          <w:delText>1</w:delText>
        </w:r>
        <w:r w:rsidDel="00B31448">
          <w:delText>, Jens Lehmann</w:delText>
        </w:r>
        <w:r w:rsidDel="00B31448">
          <w:rPr>
            <w:vertAlign w:val="superscript"/>
          </w:rPr>
          <w:delText>4</w:delText>
        </w:r>
        <w:r w:rsidDel="00B31448">
          <w:delText>, Maria Oberhammer</w:delText>
        </w:r>
        <w:r w:rsidDel="00B31448">
          <w:rPr>
            <w:vertAlign w:val="superscript"/>
          </w:rPr>
          <w:delText>4</w:delText>
        </w:r>
        <w:r w:rsidDel="00B31448">
          <w:delText>, Joachim Rockenschaub</w:delText>
        </w:r>
        <w:r w:rsidDel="00B31448">
          <w:rPr>
            <w:vertAlign w:val="superscript"/>
          </w:rPr>
          <w:delText>1</w:delText>
        </w:r>
        <w:r w:rsidDel="00B31448">
          <w:delText>, Magdalena Sacher</w:delText>
        </w:r>
        <w:r w:rsidDel="00B31448">
          <w:rPr>
            <w:vertAlign w:val="superscript"/>
          </w:rPr>
          <w:delText>5</w:delText>
        </w:r>
        <w:r w:rsidDel="00B31448">
          <w:delText>, Bernhard Holzner</w:delText>
        </w:r>
        <w:r w:rsidDel="00B31448">
          <w:rPr>
            <w:vertAlign w:val="superscript"/>
          </w:rPr>
          <w:delText>1</w:delText>
        </w:r>
        <w:r w:rsidDel="00B31448">
          <w:delText>, Johanna M Gostner</w:delText>
        </w:r>
        <w:r w:rsidDel="00B31448">
          <w:rPr>
            <w:vertAlign w:val="superscript"/>
          </w:rPr>
          <w:delText>6</w:delText>
        </w:r>
        <w:r w:rsidDel="00B31448">
          <w:delText>, and Barbara Sperner-Unterweger</w:delText>
        </w:r>
        <w:r w:rsidDel="00B31448">
          <w:rPr>
            <w:vertAlign w:val="superscript"/>
          </w:rPr>
          <w:delText>1</w:delText>
        </w:r>
      </w:del>
    </w:p>
    <w:p w14:paraId="520B5A84" w14:textId="2CC9F9D7" w:rsidR="000A374F" w:rsidDel="00B31448" w:rsidRDefault="00EB098A">
      <w:pPr>
        <w:pStyle w:val="Datum"/>
        <w:rPr>
          <w:del w:id="71" w:author="HÜFNER Katharina,Assoz. Prof. Priv.Doz. Dr." w:date="2023-05-28T21:51:00Z"/>
        </w:rPr>
      </w:pPr>
      <w:del w:id="72" w:author="HÜFNER Katharina,Assoz. Prof. Priv.Doz. Dr." w:date="2023-05-28T21:51:00Z">
        <w:r w:rsidDel="00B31448">
          <w:delText>2023-05-23</w:delText>
        </w:r>
      </w:del>
    </w:p>
    <w:p w14:paraId="189C6B53" w14:textId="1D70CDD2" w:rsidR="000A374F" w:rsidDel="00B31448" w:rsidRDefault="00EB098A">
      <w:pPr>
        <w:pStyle w:val="FirstParagraph"/>
        <w:rPr>
          <w:del w:id="73" w:author="HÜFNER Katharina,Assoz. Prof. Priv.Doz. Dr." w:date="2023-05-28T21:51:00Z"/>
        </w:rPr>
      </w:pPr>
      <w:del w:id="74" w:author="HÜFNER Katharina,Assoz. Prof. Priv.Doz. Dr." w:date="2023-05-28T21:51:00Z">
        <w:r w:rsidDel="00B31448">
          <w:rPr>
            <w:vertAlign w:val="superscript"/>
          </w:rPr>
          <w:delText>1</w:delText>
        </w:r>
        <w:r w:rsidDel="00B31448">
          <w:delText xml:space="preserve"> Department of Psychiatry, Psychotherapy, Psychosomatics and Medical Psychology, University Hospital for Psychiatry II, Medical University of Innsbruck, Anichstrasse 35, Innsbruck, Austria</w:delText>
        </w:r>
        <w:r w:rsidDel="00B31448">
          <w:br/>
        </w:r>
        <w:r w:rsidDel="00B31448">
          <w:rPr>
            <w:vertAlign w:val="superscript"/>
          </w:rPr>
          <w:delText>2</w:delText>
        </w:r>
        <w:r w:rsidDel="00B31448">
          <w:delText xml:space="preserve"> Data Analytics As a Service Tirol, Innsbruck, Austria</w:delText>
        </w:r>
        <w:r w:rsidDel="00B31448">
          <w:br/>
        </w:r>
        <w:r w:rsidDel="00B31448">
          <w:rPr>
            <w:vertAlign w:val="superscript"/>
          </w:rPr>
          <w:delText>3</w:delText>
        </w:r>
        <w:r w:rsidDel="00B31448">
          <w:delText xml:space="preserve"> Central Institute of Medical and Chemical Laboratory Diagnostics, University Hospital Innsbruck, Anichstrasse 35, Innsbruck, Austria</w:delText>
        </w:r>
        <w:r w:rsidDel="00B31448">
          <w:br/>
        </w:r>
        <w:r w:rsidDel="00B31448">
          <w:rPr>
            <w:vertAlign w:val="superscript"/>
          </w:rPr>
          <w:delText>4</w:delText>
        </w:r>
        <w:r w:rsidDel="00B31448">
          <w:delText xml:space="preserve"> Department of Psychiatry, Psychotherapy, Psychosomatics and Medical Psychology, University Hospital for Psychiatry I, Medical University of Innsbruck, Anichstrasse 35, Innsbruck, Austria</w:delText>
        </w:r>
        <w:r w:rsidDel="00B31448">
          <w:br/>
        </w:r>
        <w:r w:rsidDel="00B31448">
          <w:rPr>
            <w:vertAlign w:val="superscript"/>
          </w:rPr>
          <w:delText>5</w:delText>
        </w:r>
        <w:r w:rsidDel="00B31448">
          <w:delText xml:space="preserve"> Department of Visceral, Transplant and Thoracic Surgery, Center of Operative Medicine, Medical University of Innsbruck, Innsbruck, Austria</w:delText>
        </w:r>
        <w:r w:rsidDel="00B31448">
          <w:br/>
        </w:r>
        <w:r w:rsidDel="00B31448">
          <w:rPr>
            <w:vertAlign w:val="superscript"/>
          </w:rPr>
          <w:delText>6</w:delText>
        </w:r>
        <w:r w:rsidDel="00B31448">
          <w:delText xml:space="preserve"> Institute of Medical Biochemistry, Biocenter, Medical University of Innsbruck, Innrain 80/82, Innsbruck, Austria</w:delText>
        </w:r>
      </w:del>
    </w:p>
    <w:p w14:paraId="43CDFBCF" w14:textId="0F0EA698" w:rsidR="000A374F" w:rsidDel="00B31448" w:rsidRDefault="00EB098A">
      <w:pPr>
        <w:pStyle w:val="Textkrper"/>
        <w:rPr>
          <w:del w:id="75" w:author="HÜFNER Katharina,Assoz. Prof. Priv.Doz. Dr." w:date="2023-05-28T21:51:00Z"/>
        </w:rPr>
      </w:pPr>
      <w:del w:id="76" w:author="HÜFNER Katharina,Assoz. Prof. Priv.Doz. Dr." w:date="2023-05-28T21:51:00Z">
        <w:r w:rsidDel="00B31448">
          <w:rPr>
            <w:vertAlign w:val="superscript"/>
          </w:rPr>
          <w:delText>✉</w:delText>
        </w:r>
        <w:r w:rsidDel="00B31448">
          <w:delText xml:space="preserve"> Correspondence: </w:delText>
        </w:r>
        <w:r w:rsidDel="00B31448">
          <w:fldChar w:fldCharType="begin"/>
        </w:r>
        <w:r w:rsidDel="00B31448">
          <w:delInstrText xml:space="preserve"> HYPERLINK "mailto:katharina.huefner@tirol-kliniken.at" \h </w:delInstrText>
        </w:r>
        <w:r w:rsidDel="00B31448">
          <w:fldChar w:fldCharType="separate"/>
        </w:r>
        <w:r w:rsidDel="00B31448">
          <w:rPr>
            <w:rStyle w:val="Hyperlink"/>
          </w:rPr>
          <w:delText>Katharina Hüfner &lt;</w:delText>
        </w:r>
        <w:r w:rsidDel="00B31448">
          <w:fldChar w:fldCharType="begin"/>
        </w:r>
        <w:r w:rsidDel="00B31448">
          <w:delInstrText xml:space="preserve"> HYPERLINK "mailto:katharina.huefner@tirol-kliniken.at" \h </w:delInstrText>
        </w:r>
        <w:r w:rsidDel="00B31448">
          <w:fldChar w:fldCharType="separate"/>
        </w:r>
        <w:r w:rsidDel="00B31448">
          <w:rPr>
            <w:rStyle w:val="Hyperlink"/>
          </w:rPr>
          <w:delText>katharina.huefner@tirol-kliniken.at</w:delText>
        </w:r>
        <w:r w:rsidDel="00B31448">
          <w:rPr>
            <w:rStyle w:val="Hyperlink"/>
          </w:rPr>
          <w:fldChar w:fldCharType="end"/>
        </w:r>
        <w:r w:rsidDel="00B31448">
          <w:rPr>
            <w:rStyle w:val="Hyperlink"/>
          </w:rPr>
          <w:delText>&gt;</w:delText>
        </w:r>
        <w:r w:rsidDel="00B31448">
          <w:rPr>
            <w:rStyle w:val="Hyperlink"/>
          </w:rPr>
          <w:fldChar w:fldCharType="end"/>
        </w:r>
      </w:del>
    </w:p>
    <w:p w14:paraId="504217EE" w14:textId="3A239018" w:rsidR="000A374F" w:rsidDel="00B31448" w:rsidRDefault="00EB098A">
      <w:pPr>
        <w:rPr>
          <w:del w:id="77" w:author="HÜFNER Katharina,Assoz. Prof. Priv.Doz. Dr." w:date="2023-05-28T21:51:00Z"/>
        </w:rPr>
      </w:pPr>
      <w:del w:id="78" w:author="HÜFNER Katharina,Assoz. Prof. Priv.Doz. Dr." w:date="2023-05-28T21:51:00Z">
        <w:r w:rsidDel="00B31448">
          <w:br w:type="page"/>
        </w:r>
      </w:del>
    </w:p>
    <w:p w14:paraId="129CD63D" w14:textId="77777777" w:rsidR="000A374F" w:rsidRDefault="00EB098A">
      <w:pPr>
        <w:pStyle w:val="berschrift1"/>
      </w:pPr>
      <w:bookmarkStart w:id="79" w:name="keywords"/>
      <w:r>
        <w:t>Keywords</w:t>
      </w:r>
    </w:p>
    <w:p w14:paraId="25D38E4B" w14:textId="67F5C641" w:rsidR="000A374F" w:rsidRDefault="00EB098A">
      <w:pPr>
        <w:pStyle w:val="FirstParagraph"/>
      </w:pPr>
      <w:r>
        <w:t xml:space="preserve">SARS-CoV-2, inflammation, serotonin, dopamine, tryptophan, kynurenine, </w:t>
      </w:r>
      <w:del w:id="80" w:author="HÜFNER Katharina,Assoz. Prof. Priv.Doz. Dr." w:date="2023-05-28T21:51:00Z">
        <w:r w:rsidDel="00B31448">
          <w:delText xml:space="preserve">psychiatric </w:delText>
        </w:r>
      </w:del>
      <w:ins w:id="81" w:author="HÜFNER Katharina,Assoz. Prof. Priv.Doz. Dr." w:date="2023-05-28T21:51:00Z">
        <w:r w:rsidR="00B31448">
          <w:t xml:space="preserve">mental </w:t>
        </w:r>
      </w:ins>
      <w:r>
        <w:t>disorders</w:t>
      </w:r>
    </w:p>
    <w:p w14:paraId="4006AC90" w14:textId="77777777" w:rsidR="000A374F" w:rsidRDefault="00EB098A">
      <w:r>
        <w:lastRenderedPageBreak/>
        <w:br w:type="page"/>
      </w:r>
    </w:p>
    <w:p w14:paraId="5B16D791" w14:textId="77777777" w:rsidR="000A374F" w:rsidRDefault="00EB098A">
      <w:pPr>
        <w:pStyle w:val="berschrift1"/>
      </w:pPr>
      <w:bookmarkStart w:id="82" w:name="abstract"/>
      <w:bookmarkEnd w:id="79"/>
      <w:r>
        <w:lastRenderedPageBreak/>
        <w:t>Abstract</w:t>
      </w:r>
    </w:p>
    <w:p w14:paraId="1658CBEA" w14:textId="565C2991" w:rsidR="000A374F" w:rsidRDefault="00EB098A">
      <w:pPr>
        <w:pStyle w:val="FirstParagraph"/>
      </w:pPr>
      <w:r>
        <w:rPr>
          <w:b/>
          <w:bCs/>
        </w:rPr>
        <w:t>Background:</w:t>
      </w:r>
      <w:r>
        <w:t xml:space="preserve"> </w:t>
      </w:r>
      <w:ins w:id="83" w:author="Katharina Huefner" w:date="2023-05-25T23:10:00Z">
        <w:r w:rsidR="00C65316">
          <w:t xml:space="preserve">In the light of the high prevalence of health impairment following COVID-19, it is essential to </w:t>
        </w:r>
      </w:ins>
      <w:ins w:id="84" w:author="Katharina Huefner" w:date="2023-05-25T23:11:00Z">
        <w:r w:rsidR="00C65316">
          <w:t xml:space="preserve">elucidate </w:t>
        </w:r>
      </w:ins>
      <w:ins w:id="85" w:author="HÜFNER Katharina,Assoz. Prof. Priv.Doz. Dr." w:date="2023-05-28T09:15:00Z">
        <w:r w:rsidR="00BA0A13">
          <w:t>underlying</w:t>
        </w:r>
      </w:ins>
      <w:ins w:id="86" w:author="HÜFNER Katharina,Assoz. Prof. Priv.Doz. Dr." w:date="2023-05-28T09:14:00Z">
        <w:r w:rsidR="00BA0A13">
          <w:t xml:space="preserve"> biological</w:t>
        </w:r>
      </w:ins>
      <w:ins w:id="87" w:author="Katharina Huefner" w:date="2023-05-25T23:11:00Z">
        <w:r w:rsidR="00C65316">
          <w:t xml:space="preserve"> </w:t>
        </w:r>
      </w:ins>
      <w:ins w:id="88" w:author="HÜFNER Katharina,Assoz. Prof. Priv.Doz. Dr." w:date="2023-05-28T09:15:00Z">
        <w:r w:rsidR="00BA0A13">
          <w:t xml:space="preserve">mechanisms linking </w:t>
        </w:r>
      </w:ins>
      <w:ins w:id="89" w:author="Katharina Huefner" w:date="2023-05-25T23:11:00Z">
        <w:del w:id="90" w:author="HÜFNER Katharina,Assoz. Prof. Priv.Doz. Dr." w:date="2023-05-28T09:15:00Z">
          <w:r w:rsidR="00C65316" w:rsidDel="00BA0A13">
            <w:delText xml:space="preserve">following </w:delText>
          </w:r>
        </w:del>
        <w:r w:rsidR="00C65316">
          <w:t>SARS-CoV-2 infections</w:t>
        </w:r>
      </w:ins>
      <w:ins w:id="91" w:author="HÜFNER Katharina,Assoz. Prof. Priv.Doz. Dr." w:date="2023-05-28T09:15:00Z">
        <w:r w:rsidR="00BA0A13">
          <w:t xml:space="preserve"> and mental health</w:t>
        </w:r>
      </w:ins>
      <w:ins w:id="92" w:author="Katharina Huefner" w:date="2023-05-25T23:11:00Z">
        <w:r w:rsidR="00C65316">
          <w:t xml:space="preserve">. </w:t>
        </w:r>
      </w:ins>
      <w:ins w:id="93" w:author="Katharina Huefner" w:date="2023-05-25T22:50:00Z">
        <w:r w:rsidR="00FA5C46">
          <w:t xml:space="preserve">The availability of neurotransmitter precursor amino acids </w:t>
        </w:r>
      </w:ins>
      <w:ins w:id="94" w:author="HÜFNER Katharina,Assoz. Prof. Priv.Doz. Dr." w:date="2023-05-28T09:15:00Z">
        <w:r w:rsidR="00BA0A13">
          <w:t xml:space="preserve">and changes in the associated metabolic pathways </w:t>
        </w:r>
      </w:ins>
      <w:ins w:id="95" w:author="Katharina Huefner" w:date="2023-05-25T22:57:00Z">
        <w:r w:rsidR="00447A6D">
          <w:t>could be a link between mental and physical health, with inflammation playing a ma</w:t>
        </w:r>
      </w:ins>
      <w:ins w:id="96" w:author="Katharina Huefner" w:date="2023-05-25T22:58:00Z">
        <w:r w:rsidR="00447A6D">
          <w:t xml:space="preserve">jor role in this bi-directional relationship. </w:t>
        </w:r>
      </w:ins>
      <w:del w:id="97" w:author="Katharina Huefner" w:date="2023-05-25T22:57:00Z">
        <w:r w:rsidDel="00447A6D">
          <w:delText xml:space="preserve">Serotonin and dopamine metabolism poses a junction of mental and physical health. </w:delText>
        </w:r>
      </w:del>
      <w:r>
        <w:t xml:space="preserve">We aimed to identify demographic, clinical, psychometric and SARS-CoV-2 infection-related factors affecting </w:t>
      </w:r>
      <w:ins w:id="98" w:author="Katharina Huefner" w:date="2023-05-25T23:00:00Z">
        <w:r w:rsidR="00447A6D">
          <w:t>the</w:t>
        </w:r>
      </w:ins>
      <w:ins w:id="99" w:author="Katharina Huefner" w:date="2023-05-25T23:01:00Z">
        <w:r w:rsidR="00447A6D">
          <w:t xml:space="preserve"> kynurenine and</w:t>
        </w:r>
      </w:ins>
      <w:ins w:id="100" w:author="Katharina Huefner" w:date="2023-05-25T23:00:00Z">
        <w:r w:rsidR="00447A6D">
          <w:t xml:space="preserve"> </w:t>
        </w:r>
      </w:ins>
      <w:ins w:id="101" w:author="Katharina Huefner" w:date="2023-05-25T23:01:00Z">
        <w:r w:rsidR="00447A6D">
          <w:t xml:space="preserve">catecholamine pathways </w:t>
        </w:r>
      </w:ins>
      <w:ins w:id="102" w:author="HÜFNER Katharina,Assoz. Prof. Priv.Doz. Dr." w:date="2023-05-28T10:26:00Z">
        <w:r w:rsidR="00CC2E93">
          <w:t>and associate metabolites</w:t>
        </w:r>
      </w:ins>
      <w:ins w:id="103" w:author="HÜFNER Katharina,Assoz. Prof. Priv.Doz. Dr." w:date="2023-05-28T16:41:00Z">
        <w:r w:rsidR="00567150">
          <w:t>.</w:t>
        </w:r>
      </w:ins>
      <w:del w:id="104" w:author="Katharina Huefner" w:date="2023-05-25T23:01:00Z">
        <w:r w:rsidDel="00447A6D">
          <w:delText>systemic serotonin and dopamine turnover.</w:delText>
        </w:r>
      </w:del>
    </w:p>
    <w:p w14:paraId="67939B9C" w14:textId="2BF8FB33" w:rsidR="000A374F" w:rsidRDefault="00EB098A">
      <w:pPr>
        <w:pStyle w:val="Textkrper"/>
      </w:pPr>
      <w:r>
        <w:rPr>
          <w:b/>
          <w:bCs/>
        </w:rPr>
        <w:t>Methods:</w:t>
      </w:r>
      <w:r>
        <w:t xml:space="preserve"> The cross-sectional SIMMUN (n = 165, Austria</w:t>
      </w:r>
      <w:ins w:id="105" w:author="HÜFNER Katharina,Assoz. Prof. Priv.Doz. Dr." w:date="2023-05-28T09:17:00Z">
        <w:r w:rsidR="00047AF3">
          <w:t>, own data</w:t>
        </w:r>
      </w:ins>
      <w:r>
        <w:t xml:space="preserve">) and longitudinal INCOV cohort (n = </w:t>
      </w:r>
      <w:commentRangeStart w:id="106"/>
      <w:r>
        <w:t>167</w:t>
      </w:r>
      <w:commentRangeEnd w:id="106"/>
      <w:r w:rsidR="00BB2A05">
        <w:rPr>
          <w:rStyle w:val="Kommentarzeichen"/>
        </w:rPr>
        <w:commentReference w:id="106"/>
      </w:r>
      <w:r>
        <w:t xml:space="preserve">, Su et al. 2022) were investigated. </w:t>
      </w:r>
      <w:ins w:id="107" w:author="Katharina Huefner" w:date="2023-05-25T23:12:00Z">
        <w:del w:id="108" w:author="HÜFNER Katharina,Assoz. Prof. Priv.Doz. Dr." w:date="2023-05-28T16:41:00Z">
          <w:r w:rsidR="00C65316" w:rsidDel="00567150">
            <w:delText>I</w:delText>
          </w:r>
        </w:del>
      </w:ins>
      <w:ins w:id="109" w:author="HÜFNER Katharina,Assoz. Prof. Priv.Doz. Dr." w:date="2023-05-28T10:00:00Z">
        <w:r w:rsidR="00D94A01">
          <w:t xml:space="preserve">The SIMMUN cohort was used to </w:t>
        </w:r>
      </w:ins>
      <w:ins w:id="110" w:author="HÜFNER Katharina,Assoz. Prof. Priv.Doz. Dr." w:date="2023-05-28T10:03:00Z">
        <w:r w:rsidR="00BA3049">
          <w:t>investigate</w:t>
        </w:r>
      </w:ins>
      <w:ins w:id="111" w:author="HÜFNER Katharina,Assoz. Prof. Priv.Doz. Dr." w:date="2023-05-28T10:00:00Z">
        <w:r w:rsidR="00D94A01">
          <w:t xml:space="preserve"> the effect of </w:t>
        </w:r>
      </w:ins>
      <w:r w:rsidR="00D94A01">
        <w:t>e</w:t>
      </w:r>
      <w:r>
        <w:t xml:space="preserve">xplanatory variables </w:t>
      </w:r>
      <w:del w:id="112" w:author="HÜFNER Katharina,Assoz. Prof. Priv.Doz. Dr." w:date="2023-05-28T10:00:00Z">
        <w:r w:rsidDel="00D94A01">
          <w:delText xml:space="preserve">encompassed </w:delText>
        </w:r>
      </w:del>
      <w:ins w:id="113" w:author="HÜFNER Katharina,Assoz. Prof. Priv.Doz. Dr." w:date="2023-05-28T10:00:00Z">
        <w:r w:rsidR="00D94A01">
          <w:t xml:space="preserve">such as </w:t>
        </w:r>
      </w:ins>
      <w:r>
        <w:t>age, sex, clinical</w:t>
      </w:r>
      <w:ins w:id="114" w:author="HÜFNER Katharina,Assoz. Prof. Priv.Doz. Dr." w:date="2023-05-28T09:19:00Z">
        <w:r>
          <w:t xml:space="preserve"> </w:t>
        </w:r>
      </w:ins>
      <w:r>
        <w:t xml:space="preserve"> </w:t>
      </w:r>
      <w:ins w:id="115" w:author="HÜFNER Katharina,Assoz. Prof. Priv.Doz. Dr." w:date="2023-05-28T10:08:00Z">
        <w:r w:rsidR="00567150">
          <w:t xml:space="preserve">characteristics, </w:t>
        </w:r>
      </w:ins>
      <w:del w:id="116" w:author="HÜFNER Katharina,Assoz. Prof. Priv.Doz. Dr." w:date="2023-05-28T16:38:00Z">
        <w:r w:rsidDel="00567150">
          <w:delText xml:space="preserve">and </w:delText>
        </w:r>
      </w:del>
      <w:commentRangeStart w:id="117"/>
      <w:r>
        <w:t>inflamma</w:t>
      </w:r>
      <w:ins w:id="118" w:author="HÜFNER Katharina,Assoz. Prof. Priv.Doz. Dr." w:date="2023-05-28T10:08:00Z">
        <w:r w:rsidR="00BA3049">
          <w:t>tion</w:t>
        </w:r>
      </w:ins>
      <w:ins w:id="119" w:author="HÜFNER Katharina,Assoz. Prof. Priv.Doz. Dr." w:date="2023-05-28T16:41:00Z">
        <w:r w:rsidR="00567150">
          <w:t>,</w:t>
        </w:r>
      </w:ins>
      <w:del w:id="120" w:author="HÜFNER Katharina,Assoz. Prof. Priv.Doz. Dr." w:date="2023-05-28T10:08:00Z">
        <w:r w:rsidDel="00BA3049">
          <w:delText>tory variables</w:delText>
        </w:r>
        <w:commentRangeEnd w:id="117"/>
        <w:r w:rsidR="00447A6D" w:rsidDel="00BA3049">
          <w:rPr>
            <w:rStyle w:val="Kommentarzeichen"/>
          </w:rPr>
          <w:commentReference w:id="117"/>
        </w:r>
        <w:r w:rsidDel="00BA3049">
          <w:delText>,</w:delText>
        </w:r>
      </w:del>
      <w:r>
        <w:t xml:space="preserve"> SARS-CoV-2 infection</w:t>
      </w:r>
      <w:ins w:id="121" w:author="Katharina Huefner" w:date="2023-05-25T23:07:00Z">
        <w:r w:rsidR="00C65316">
          <w:t xml:space="preserve"> status</w:t>
        </w:r>
      </w:ins>
      <w:r>
        <w:t xml:space="preserve">, </w:t>
      </w:r>
      <w:ins w:id="122" w:author="HÜFNER Katharina,Assoz. Prof. Priv.Doz. Dr." w:date="2023-05-28T10:01:00Z">
        <w:r w:rsidR="00BA3049">
          <w:t>symptoms</w:t>
        </w:r>
      </w:ins>
      <w:del w:id="123" w:author="HÜFNER Katharina,Assoz. Prof. Priv.Doz. Dr." w:date="2023-05-28T10:01:00Z">
        <w:r w:rsidDel="00BA3049">
          <w:delText>signs</w:delText>
        </w:r>
      </w:del>
      <w:r>
        <w:t xml:space="preserve"> of anxiety and depression (HADS), and </w:t>
      </w:r>
      <w:ins w:id="124" w:author="Katharina Huefner" w:date="2023-05-25T23:12:00Z">
        <w:r w:rsidR="00C65316">
          <w:t xml:space="preserve">perceived </w:t>
        </w:r>
      </w:ins>
      <w:r>
        <w:t xml:space="preserve">mental stress </w:t>
      </w:r>
      <w:del w:id="125" w:author="Katharina Huefner" w:date="2023-05-25T23:12:00Z">
        <w:r w:rsidDel="00C65316">
          <w:delText>scoring</w:delText>
        </w:r>
      </w:del>
      <w:r>
        <w:t xml:space="preserve"> (PSS-4)</w:t>
      </w:r>
      <w:ins w:id="126" w:author="HÜFNER Katharina,Assoz. Prof. Priv.Doz. Dr." w:date="2023-05-28T10:01:00Z">
        <w:r w:rsidR="00BA3049">
          <w:t xml:space="preserve"> on </w:t>
        </w:r>
      </w:ins>
      <w:del w:id="127" w:author="HÜFNER Katharina,Assoz. Prof. Priv.Doz. Dr." w:date="2023-05-28T10:01:00Z">
        <w:r w:rsidDel="00BA3049">
          <w:delText>. Their effects on</w:delText>
        </w:r>
      </w:del>
      <w:r>
        <w:t xml:space="preserve"> </w:t>
      </w:r>
      <w:ins w:id="128" w:author="Katharina Huefner" w:date="2023-05-25T23:02:00Z">
        <w:r w:rsidR="00447A6D">
          <w:t xml:space="preserve">the </w:t>
        </w:r>
      </w:ins>
      <w:ins w:id="129" w:author="Katharina Huefner" w:date="2023-05-25T23:07:00Z">
        <w:r w:rsidR="00C65316">
          <w:t>kynurenine</w:t>
        </w:r>
      </w:ins>
      <w:ins w:id="130" w:author="Katharina Huefner" w:date="2023-05-25T23:03:00Z">
        <w:r w:rsidR="00447A6D">
          <w:t xml:space="preserve"> pathway affecting also serotonin </w:t>
        </w:r>
      </w:ins>
      <w:ins w:id="131" w:author="HÜFNER Katharina,Assoz. Prof. Priv.Doz. Dr." w:date="2023-05-28T09:58:00Z">
        <w:r w:rsidR="00D94A01">
          <w:t xml:space="preserve">availability </w:t>
        </w:r>
      </w:ins>
      <w:del w:id="132" w:author="Katharina Huefner" w:date="2023-05-25T23:03:00Z">
        <w:r w:rsidDel="00447A6D">
          <w:delText xml:space="preserve">serotonin biosynthesis markers </w:delText>
        </w:r>
      </w:del>
      <w:r>
        <w:t>(</w:t>
      </w:r>
      <w:del w:id="133" w:author="HÜFNER Katharina,Assoz. Prof. Priv.Doz. Dr." w:date="2023-05-28T10:01:00Z">
        <w:r w:rsidDel="00BA3049">
          <w:delText xml:space="preserve">serotonin, </w:delText>
        </w:r>
      </w:del>
      <w:r>
        <w:t>tryptophan</w:t>
      </w:r>
      <w:ins w:id="134" w:author="Katharina Huefner" w:date="2023-05-25T23:04:00Z">
        <w:r w:rsidR="000560EF">
          <w:t xml:space="preserve"> (TRP)</w:t>
        </w:r>
      </w:ins>
      <w:ins w:id="135" w:author="Katharina Huefner" w:date="2023-05-25T23:03:00Z">
        <w:r w:rsidR="00447A6D">
          <w:t>, kynurenine</w:t>
        </w:r>
      </w:ins>
      <w:ins w:id="136" w:author="Katharina Huefner" w:date="2023-05-25T23:04:00Z">
        <w:r w:rsidR="000560EF">
          <w:t xml:space="preserve"> (KYN)</w:t>
        </w:r>
      </w:ins>
      <w:ins w:id="137" w:author="HÜFNER Katharina,Assoz. Prof. Priv.Doz. Dr." w:date="2023-05-28T16:42:00Z">
        <w:r w:rsidR="00567150">
          <w:t>,</w:t>
        </w:r>
      </w:ins>
      <w:ins w:id="138" w:author="Katharina Huefner" w:date="2023-05-25T23:03:00Z">
        <w:del w:id="139" w:author="HÜFNER Katharina,Assoz. Prof. Priv.Doz. Dr." w:date="2023-05-28T10:01:00Z">
          <w:r w:rsidR="00447A6D" w:rsidDel="00BA3049">
            <w:delText>,</w:delText>
          </w:r>
        </w:del>
      </w:ins>
      <w:ins w:id="140" w:author="HÜFNER Katharina,Assoz. Prof. Priv.Doz. Dr." w:date="2023-05-28T16:39:00Z">
        <w:r w:rsidR="00567150">
          <w:t xml:space="preserve"> </w:t>
        </w:r>
      </w:ins>
      <w:ins w:id="141" w:author="HÜFNER Katharina,Assoz. Prof. Priv.Doz. Dr." w:date="2023-05-28T16:40:00Z">
        <w:r w:rsidR="00567150">
          <w:t>TRP/KYN</w:t>
        </w:r>
      </w:ins>
      <w:ins w:id="142" w:author="Katharina Huefner" w:date="2023-05-25T23:03:00Z">
        <w:del w:id="143" w:author="HÜFNER Katharina,Assoz. Prof. Priv.Doz. Dr." w:date="2023-05-28T10:01:00Z">
          <w:r w:rsidR="00447A6D" w:rsidDel="00BA3049">
            <w:delText xml:space="preserve"> quinolinate</w:delText>
          </w:r>
        </w:del>
      </w:ins>
      <w:r>
        <w:t xml:space="preserve">) </w:t>
      </w:r>
      <w:del w:id="144" w:author="Katharina Huefner" w:date="2023-05-25T23:03:00Z">
        <w:r w:rsidDel="00447A6D">
          <w:delText xml:space="preserve">and competitor kynurenine pathway products (kynurenine, quinolinate), </w:delText>
        </w:r>
      </w:del>
      <w:r>
        <w:t xml:space="preserve">and </w:t>
      </w:r>
      <w:del w:id="145" w:author="Katharina Huefner" w:date="2023-05-25T23:03:00Z">
        <w:r w:rsidDel="00447A6D">
          <w:delText>dopamine availability readouts</w:delText>
        </w:r>
      </w:del>
      <w:ins w:id="146" w:author="Katharina Huefner" w:date="2023-05-25T23:03:00Z">
        <w:r w:rsidR="00447A6D">
          <w:t>the catecholamine pathway</w:t>
        </w:r>
      </w:ins>
      <w:r>
        <w:t xml:space="preserve"> (</w:t>
      </w:r>
      <w:del w:id="147" w:author="HÜFNER Katharina,Assoz. Prof. Priv.Doz. Dr." w:date="2023-05-28T10:01:00Z">
        <w:r w:rsidDel="00BA3049">
          <w:delText xml:space="preserve">dopamine sulfate, </w:delText>
        </w:r>
      </w:del>
      <w:r>
        <w:t>phenylalanine</w:t>
      </w:r>
      <w:ins w:id="148" w:author="HÜFNER Katharina,Assoz. Prof. Priv.Doz. Dr." w:date="2023-05-28T09:18:00Z">
        <w:r>
          <w:t xml:space="preserve"> (PHE)</w:t>
        </w:r>
      </w:ins>
      <w:r>
        <w:t>, tyrosine</w:t>
      </w:r>
      <w:ins w:id="149" w:author="HÜFNER Katharina,Assoz. Prof. Priv.Doz. Dr." w:date="2023-05-28T09:19:00Z">
        <w:r>
          <w:t xml:space="preserve"> (TYR)</w:t>
        </w:r>
      </w:ins>
      <w:ins w:id="150" w:author="HÜFNER Katharina,Assoz. Prof. Priv.Doz. Dr." w:date="2023-05-28T16:40:00Z">
        <w:r w:rsidR="00567150">
          <w:t>, PHE/TYR</w:t>
        </w:r>
      </w:ins>
      <w:r>
        <w:t>)</w:t>
      </w:r>
      <w:ins w:id="151" w:author="HÜFNER Katharina,Assoz. Prof. Priv.Doz. Dr." w:date="2023-05-28T10:01:00Z">
        <w:r w:rsidR="00BA3049">
          <w:t xml:space="preserve">. </w:t>
        </w:r>
      </w:ins>
      <w:r>
        <w:t xml:space="preserve"> </w:t>
      </w:r>
      <w:ins w:id="152" w:author="HÜFNER Katharina,Assoz. Prof. Priv.Doz. Dr." w:date="2023-05-28T10:08:00Z">
        <w:r w:rsidR="00BA3049">
          <w:t xml:space="preserve">In </w:t>
        </w:r>
        <w:proofErr w:type="gramStart"/>
        <w:r w:rsidR="00BA3049">
          <w:t xml:space="preserve">the </w:t>
        </w:r>
      </w:ins>
      <w:ins w:id="153" w:author="HÜFNER Katharina,Assoz. Prof. Priv.Doz. Dr." w:date="2023-05-28T10:03:00Z">
        <w:r w:rsidR="00BA3049">
          <w:t xml:space="preserve"> INCOV</w:t>
        </w:r>
        <w:proofErr w:type="gramEnd"/>
        <w:r w:rsidR="00BA3049">
          <w:t xml:space="preserve"> cohort </w:t>
        </w:r>
      </w:ins>
      <w:ins w:id="154" w:author="HÜFNER Katharina,Assoz. Prof. Priv.Doz. Dr." w:date="2023-05-28T10:09:00Z">
        <w:r w:rsidR="00BA3049">
          <w:t xml:space="preserve">a </w:t>
        </w:r>
      </w:ins>
      <w:ins w:id="155" w:author="HÜFNER Katharina,Assoz. Prof. Priv.Doz. Dr." w:date="2023-05-28T16:40:00Z">
        <w:r w:rsidR="00567150">
          <w:t>detailed</w:t>
        </w:r>
      </w:ins>
      <w:ins w:id="156" w:author="HÜFNER Katharina,Assoz. Prof. Priv.Doz. Dr." w:date="2023-05-28T10:03:00Z">
        <w:r w:rsidR="00BA3049">
          <w:t xml:space="preserve"> investigation </w:t>
        </w:r>
      </w:ins>
      <w:ins w:id="157" w:author="HÜFNER Katharina,Assoz. Prof. Priv.Doz. Dr." w:date="2023-05-28T10:09:00Z">
        <w:r w:rsidR="00BA3049">
          <w:t>of</w:t>
        </w:r>
      </w:ins>
      <w:ins w:id="158" w:author="HÜFNER Katharina,Assoz. Prof. Priv.Doz. Dr." w:date="2023-05-28T10:03:00Z">
        <w:r w:rsidR="00BA3049">
          <w:t xml:space="preserve"> the effect of </w:t>
        </w:r>
      </w:ins>
      <w:ins w:id="159" w:author="HÜFNER Katharina,Assoz. Prof. Priv.Doz. Dr." w:date="2023-05-28T10:04:00Z">
        <w:r w:rsidR="00BA3049">
          <w:t>SARS-CoV-2 infection, inflammation</w:t>
        </w:r>
      </w:ins>
      <w:ins w:id="160" w:author="HÜFNER Katharina,Assoz. Prof. Priv.Doz. Dr." w:date="2023-05-28T10:07:00Z">
        <w:r w:rsidR="00BA3049">
          <w:t>, neurotransmitter</w:t>
        </w:r>
      </w:ins>
      <w:ins w:id="161" w:author="HÜFNER Katharina,Assoz. Prof. Priv.Doz. Dr." w:date="2023-05-28T10:04:00Z">
        <w:r w:rsidR="00BA3049">
          <w:t xml:space="preserve"> precursors </w:t>
        </w:r>
      </w:ins>
      <w:ins w:id="162" w:author="HÜFNER Katharina,Assoz. Prof. Priv.Doz. Dr." w:date="2023-05-28T10:05:00Z">
        <w:r w:rsidR="00BA3049">
          <w:t>and competitive pathway metabolites (TRP, KYN</w:t>
        </w:r>
        <w:r w:rsidR="0045198C">
          <w:t xml:space="preserve">, </w:t>
        </w:r>
        <w:proofErr w:type="spellStart"/>
        <w:r w:rsidR="0045198C">
          <w:t>quinolinate</w:t>
        </w:r>
        <w:proofErr w:type="spellEnd"/>
        <w:r w:rsidR="00BA3049">
          <w:t>, PHE, TYR) on serotonin and dopamine sulfate levels</w:t>
        </w:r>
      </w:ins>
      <w:ins w:id="163" w:author="HÜFNER Katharina,Assoz. Prof. Priv.Doz. Dr." w:date="2023-05-28T10:09:00Z">
        <w:r w:rsidR="00BA3049">
          <w:t xml:space="preserve"> was performed</w:t>
        </w:r>
      </w:ins>
      <w:ins w:id="164" w:author="HÜFNER Katharina,Assoz. Prof. Priv.Doz. Dr." w:date="2023-05-28T16:42:00Z">
        <w:r w:rsidR="00567150">
          <w:t xml:space="preserve">. </w:t>
        </w:r>
      </w:ins>
      <w:del w:id="165" w:author="HÜFNER Katharina,Assoz. Prof. Priv.Doz. Dr." w:date="2023-05-28T10:02:00Z">
        <w:r w:rsidDel="00BA3049">
          <w:delText>were assessed by</w:delText>
        </w:r>
      </w:del>
      <w:ins w:id="166" w:author="HÜFNER Katharina,Assoz. Prof. Priv.Doz. Dr." w:date="2023-05-28T10:06:00Z">
        <w:r w:rsidR="00BA3049">
          <w:t>Multi parameter</w:t>
        </w:r>
      </w:ins>
      <w:ins w:id="167" w:author="HÜFNER Katharina,Assoz. Prof. Priv.Doz. Dr." w:date="2023-05-28T16:42:00Z">
        <w:r w:rsidR="00567150">
          <w:t xml:space="preserve"> </w:t>
        </w:r>
      </w:ins>
      <w:del w:id="168" w:author="HÜFNER Katharina,Assoz. Prof. Priv.Doz. Dr." w:date="2023-05-28T10:02:00Z">
        <w:r w:rsidDel="00BA3049">
          <w:delText xml:space="preserve"> </w:delText>
        </w:r>
      </w:del>
      <w:ins w:id="169" w:author="HÜFNER Katharina,Assoz. Prof. Priv.Doz. Dr." w:date="2023-05-28T10:02:00Z">
        <w:r w:rsidR="00567150">
          <w:t>l</w:t>
        </w:r>
      </w:ins>
      <w:del w:id="170" w:author="HÜFNER Katharina,Assoz. Prof. Priv.Doz. Dr." w:date="2023-05-28T10:02:00Z">
        <w:r w:rsidDel="00BA3049">
          <w:delText>l</w:delText>
        </w:r>
      </w:del>
      <w:r>
        <w:t>inear modeling, correlation analysis and two-tailed T tests</w:t>
      </w:r>
      <w:ins w:id="171" w:author="HÜFNER Katharina,Assoz. Prof. Priv.Doz. Dr." w:date="2023-05-28T10:02:00Z">
        <w:r w:rsidR="00BA3049">
          <w:t xml:space="preserve"> were used for analyses</w:t>
        </w:r>
      </w:ins>
      <w:r>
        <w:t>.</w:t>
      </w:r>
    </w:p>
    <w:p w14:paraId="24C59414" w14:textId="713639CC" w:rsidR="000A374F" w:rsidRDefault="00EB098A">
      <w:pPr>
        <w:pStyle w:val="Textkrper"/>
      </w:pPr>
      <w:r>
        <w:rPr>
          <w:b/>
          <w:bCs/>
        </w:rPr>
        <w:t>Results:</w:t>
      </w:r>
      <w:r>
        <w:t xml:space="preserve"> In the SIMMUN cohort, the inflammatory marker neopterin, </w:t>
      </w:r>
      <w:ins w:id="172" w:author="Katharina Huefner" w:date="2023-05-25T23:07:00Z">
        <w:r w:rsidR="00C65316">
          <w:t xml:space="preserve">status post </w:t>
        </w:r>
      </w:ins>
      <w:r>
        <w:t xml:space="preserve">SARS-CoV-2 infection, age, </w:t>
      </w:r>
      <w:del w:id="173" w:author="Katharina Huefner" w:date="2023-05-25T23:07:00Z">
        <w:r w:rsidDel="00C65316">
          <w:delText xml:space="preserve">depression </w:delText>
        </w:r>
      </w:del>
      <w:del w:id="174" w:author="Katharina Huefner" w:date="2023-05-25T23:04:00Z">
        <w:r w:rsidDel="000560EF">
          <w:delText xml:space="preserve">symptoms </w:delText>
        </w:r>
      </w:del>
      <w:r>
        <w:t>and mental stress were positively</w:t>
      </w:r>
      <w:ins w:id="175" w:author="Katharina Huefner" w:date="2023-05-25T23:13:00Z">
        <w:r w:rsidR="00C65316">
          <w:t xml:space="preserve"> and </w:t>
        </w:r>
      </w:ins>
      <w:ins w:id="176" w:author="HÜFNER Katharina,Assoz. Prof. Priv.Doz. Dr." w:date="2023-05-28T10:09:00Z">
        <w:r w:rsidR="00BA3049">
          <w:t>independently</w:t>
        </w:r>
      </w:ins>
      <w:r>
        <w:t xml:space="preserve"> associated with </w:t>
      </w:r>
      <w:ins w:id="177" w:author="Katharina Huefner" w:date="2023-05-25T23:05:00Z">
        <w:r w:rsidR="00324A5B">
          <w:t>the KYN/TRP ratio</w:t>
        </w:r>
      </w:ins>
      <w:ins w:id="178" w:author="HÜFNER Katharina,Assoz. Prof. Priv.Doz. Dr." w:date="2023-05-28T12:10:00Z">
        <w:r w:rsidR="008567BA">
          <w:t xml:space="preserve"> (R2 = 0.3)</w:t>
        </w:r>
      </w:ins>
      <w:ins w:id="179" w:author="Katharina Huefner" w:date="2023-05-25T23:05:00Z">
        <w:r w:rsidR="00324A5B">
          <w:t xml:space="preserve">. </w:t>
        </w:r>
      </w:ins>
      <w:ins w:id="180" w:author="Katharina Huefner" w:date="2023-05-25T23:08:00Z">
        <w:r w:rsidR="00C65316">
          <w:t xml:space="preserve"> </w:t>
        </w:r>
      </w:ins>
      <w:ins w:id="181" w:author="HÜFNER Katharina,Assoz. Prof. Priv.Doz. Dr." w:date="2023-05-28T10:10:00Z">
        <w:r w:rsidR="00BA3049">
          <w:t xml:space="preserve">TRP was negatively influenced by </w:t>
        </w:r>
        <w:proofErr w:type="spellStart"/>
        <w:r w:rsidR="00BA3049">
          <w:t>neotper</w:t>
        </w:r>
        <w:r w:rsidR="0059590A">
          <w:t>in</w:t>
        </w:r>
        <w:proofErr w:type="spellEnd"/>
        <w:r w:rsidR="0059590A">
          <w:t xml:space="preserve"> and clinically relevant symptoms</w:t>
        </w:r>
        <w:r w:rsidR="00BA3049">
          <w:t xml:space="preserve"> of depression. </w:t>
        </w:r>
      </w:ins>
      <w:ins w:id="182" w:author="Katharina Huefner" w:date="2023-05-25T23:09:00Z">
        <w:r w:rsidR="00C65316">
          <w:t>The PHE/TYR ratio was negatively and independently influenced by status pos</w:t>
        </w:r>
      </w:ins>
      <w:ins w:id="183" w:author="Katharina Huefner" w:date="2023-05-25T23:10:00Z">
        <w:r w:rsidR="00C65316">
          <w:t>t SARS-CoV-2 infection</w:t>
        </w:r>
      </w:ins>
      <w:ins w:id="184" w:author="Katharina Huefner" w:date="2023-05-25T23:09:00Z">
        <w:r w:rsidR="00C65316">
          <w:t xml:space="preserve"> and age</w:t>
        </w:r>
      </w:ins>
      <w:ins w:id="185" w:author="HÜFNER Katharina,Assoz. Prof. Priv.Doz. Dr." w:date="2023-05-28T12:12:00Z">
        <w:r w:rsidR="008567BA">
          <w:t xml:space="preserve"> (R2 = </w:t>
        </w:r>
        <w:commentRangeStart w:id="186"/>
        <w:r w:rsidR="008567BA">
          <w:t>0.1</w:t>
        </w:r>
        <w:commentRangeEnd w:id="186"/>
        <w:r w:rsidR="008567BA">
          <w:rPr>
            <w:rStyle w:val="Kommentarzeichen"/>
          </w:rPr>
          <w:commentReference w:id="186"/>
        </w:r>
        <w:r w:rsidR="008567BA">
          <w:t>)</w:t>
        </w:r>
      </w:ins>
      <w:ins w:id="187" w:author="Katharina Huefner" w:date="2023-05-25T23:09:00Z">
        <w:r w:rsidR="00C65316">
          <w:t>.</w:t>
        </w:r>
      </w:ins>
      <w:del w:id="188" w:author="Katharina Huefner" w:date="2023-05-25T23:09:00Z">
        <w:r w:rsidDel="00C65316">
          <w:delText>catabolism of the serotonin precursor tryptophan to kynurenine</w:delText>
        </w:r>
      </w:del>
      <w:r>
        <w:t>.</w:t>
      </w:r>
      <w:del w:id="189" w:author="Katharina Huefner" w:date="2023-05-25T23:13:00Z">
        <w:r w:rsidDel="00C65316">
          <w:delText xml:space="preserve"> Inflammation and age were also suppressed the first step of dopamine biosynthesis, phenylalanine - tyrosine conversion</w:delText>
        </w:r>
      </w:del>
      <w:r>
        <w:t>. In the INCOV cohort, inflammation was associated with lower</w:t>
      </w:r>
      <w:del w:id="190" w:author="Katharina Huefner" w:date="2023-05-25T23:13:00Z">
        <w:r w:rsidDel="00C65316">
          <w:delText>ed</w:delText>
        </w:r>
      </w:del>
      <w:r>
        <w:t xml:space="preserve"> serotonin (IL6: </w:t>
      </w:r>
      <m:oMath>
        <m:r>
          <w:rPr>
            <w:rFonts w:ascii="Cambria Math" w:hAnsi="Cambria Math"/>
          </w:rPr>
          <m:t>β</m:t>
        </m:r>
      </m:oMath>
      <w:r>
        <w:t xml:space="preserve"> = -0.24 [95% CI: -0.4 to -0.089]) and</w:t>
      </w:r>
      <w:del w:id="191" w:author="Katharina Huefner" w:date="2023-05-25T23:13:00Z">
        <w:r w:rsidDel="00C65316">
          <w:delText xml:space="preserve"> the dopamine metabolite</w:delText>
        </w:r>
      </w:del>
      <w:r>
        <w:t xml:space="preserve">, </w:t>
      </w:r>
      <w:commentRangeStart w:id="192"/>
      <w:r>
        <w:t xml:space="preserve">dopamine sulfate (interferon-gamma: </w:t>
      </w:r>
      <m:oMath>
        <m:r>
          <w:rPr>
            <w:rFonts w:ascii="Cambria Math" w:hAnsi="Cambria Math"/>
          </w:rPr>
          <m:t>β</m:t>
        </m:r>
      </m:oMath>
      <w:r>
        <w:t xml:space="preserve"> = -0.13 [95% CI: -0.24 to -0.014])</w:t>
      </w:r>
      <w:commentRangeEnd w:id="192"/>
      <w:r>
        <w:rPr>
          <w:rStyle w:val="Kommentarzeichen"/>
        </w:rPr>
        <w:commentReference w:id="192"/>
      </w:r>
      <w:r>
        <w:t>. Serotonin (</w:t>
      </w:r>
      <m:oMath>
        <m:r>
          <w:rPr>
            <w:rFonts w:ascii="Cambria Math" w:hAnsi="Cambria Math"/>
          </w:rPr>
          <m:t>β</m:t>
        </m:r>
      </m:oMath>
      <w:r>
        <w:t xml:space="preserve"> = 0.72 [95% CI: 0.3 to 1.1]) and dopamine sulfate</w:t>
      </w:r>
      <w:ins w:id="193" w:author="HÜFNER Katharina,Assoz. Prof. Priv.Doz. Dr." w:date="2023-05-28T09:23:00Z">
        <w:r>
          <w:t xml:space="preserve"> levels</w:t>
        </w:r>
      </w:ins>
      <w:r>
        <w:t xml:space="preserve"> (</w:t>
      </w:r>
      <m:oMath>
        <m:r>
          <w:rPr>
            <w:rFonts w:ascii="Cambria Math" w:hAnsi="Cambria Math"/>
          </w:rPr>
          <m:t>β</m:t>
        </m:r>
      </m:oMath>
      <w:r>
        <w:t xml:space="preserve"> = 0.64 [95% CI: 0.28 to 1]) were </w:t>
      </w:r>
      <w:del w:id="194" w:author="HÜFNER Katharina,Assoz. Prof. Priv.Doz. Dr." w:date="2023-05-28T09:22:00Z">
        <w:r w:rsidDel="00EB098A">
          <w:delText>significantly increased</w:delText>
        </w:r>
      </w:del>
      <w:ins w:id="195" w:author="HÜFNER Katharina,Assoz. Prof. Priv.Doz. Dr." w:date="2023-05-28T09:22:00Z">
        <w:r>
          <w:t>higher in individuals with status post</w:t>
        </w:r>
      </w:ins>
      <w:del w:id="196" w:author="HÜFNER Katharina,Assoz. Prof. Priv.Doz. Dr." w:date="2023-05-28T09:22:00Z">
        <w:r w:rsidDel="00EB098A">
          <w:delText xml:space="preserve"> during</w:delText>
        </w:r>
      </w:del>
      <w:r>
        <w:t xml:space="preserve"> SARS-CoV-2 infection </w:t>
      </w:r>
      <w:ins w:id="197" w:author="HÜFNER Katharina,Assoz. Prof. Priv.Doz. Dr." w:date="2023-05-28T09:22:00Z">
        <w:r>
          <w:t xml:space="preserve">compared to acute and </w:t>
        </w:r>
      </w:ins>
      <w:ins w:id="198" w:author="HÜFNER Katharina,Assoz. Prof. Priv.Doz. Dr." w:date="2023-05-28T12:13:00Z">
        <w:r w:rsidR="008567BA">
          <w:t>subacute</w:t>
        </w:r>
      </w:ins>
      <w:ins w:id="199" w:author="HÜFNER Katharina,Assoz. Prof. Priv.Doz. Dr." w:date="2023-05-28T09:22:00Z">
        <w:r>
          <w:t xml:space="preserve"> disease</w:t>
        </w:r>
      </w:ins>
      <w:del w:id="200" w:author="HÜFNER Katharina,Assoz. Prof. Priv.Doz. Dr." w:date="2023-05-28T09:22:00Z">
        <w:r w:rsidDel="00EB098A">
          <w:delText>recovery</w:delText>
        </w:r>
      </w:del>
      <w:r>
        <w:t>.</w:t>
      </w:r>
    </w:p>
    <w:p w14:paraId="4ACE8607" w14:textId="6E5D4CE7" w:rsidR="000A374F" w:rsidRDefault="00EB098A">
      <w:pPr>
        <w:pStyle w:val="Textkrper"/>
      </w:pPr>
      <w:r>
        <w:rPr>
          <w:b/>
          <w:bCs/>
        </w:rPr>
        <w:t>Conclusion:</w:t>
      </w:r>
      <w:r>
        <w:t xml:space="preserve"> </w:t>
      </w:r>
      <w:ins w:id="201" w:author="Katharina Huefner" w:date="2023-05-25T23:14:00Z">
        <w:del w:id="202" w:author="HÜFNER Katharina,Assoz. Prof. Priv.Doz. Dr." w:date="2023-05-28T09:23:00Z">
          <w:r w:rsidR="00C65316" w:rsidDel="00EB098A">
            <w:delText xml:space="preserve">Inflammation, </w:delText>
          </w:r>
        </w:del>
        <w:r w:rsidR="00C65316">
          <w:t>SARS-CoV-2 infection</w:t>
        </w:r>
      </w:ins>
      <w:ins w:id="203" w:author="HÜFNER Katharina,Assoz. Prof. Priv.Doz. Dr." w:date="2023-05-28T09:23:00Z">
        <w:r>
          <w:t>, i</w:t>
        </w:r>
      </w:ins>
      <w:ins w:id="204" w:author="Katharina Huefner" w:date="2023-05-25T23:14:00Z">
        <w:del w:id="205" w:author="HÜFNER Katharina,Assoz. Prof. Priv.Doz. Dr." w:date="2023-05-28T09:23:00Z">
          <w:r w:rsidR="00C65316" w:rsidDel="00EB098A">
            <w:delText xml:space="preserve"> </w:delText>
          </w:r>
        </w:del>
      </w:ins>
      <w:ins w:id="206" w:author="HÜFNER Katharina,Assoz. Prof. Priv.Doz. Dr." w:date="2023-05-28T09:23:00Z">
        <w:r>
          <w:t xml:space="preserve">nflammation, </w:t>
        </w:r>
      </w:ins>
      <w:ins w:id="207" w:author="Katharina Huefner" w:date="2023-05-25T23:14:00Z">
        <w:r w:rsidR="00C65316">
          <w:t xml:space="preserve">and mental </w:t>
        </w:r>
      </w:ins>
      <w:ins w:id="208" w:author="HÜFNER Katharina,Assoz. Prof. Priv.Doz. Dr." w:date="2023-05-28T09:23:00Z">
        <w:r>
          <w:t>health</w:t>
        </w:r>
      </w:ins>
      <w:ins w:id="209" w:author="Katharina Huefner" w:date="2023-05-25T23:14:00Z">
        <w:del w:id="210" w:author="HÜFNER Katharina,Assoz. Prof. Priv.Doz. Dr." w:date="2023-05-28T09:23:00Z">
          <w:r w:rsidR="00C65316" w:rsidDel="00EB098A">
            <w:delText>stress</w:delText>
          </w:r>
        </w:del>
        <w:r w:rsidR="00C65316">
          <w:t xml:space="preserve"> can independently and additively influence </w:t>
        </w:r>
      </w:ins>
      <w:ins w:id="211" w:author="HÜFNER Katharina,Assoz. Prof. Priv.Doz. Dr." w:date="2023-05-28T10:26:00Z">
        <w:r w:rsidR="00CC2E93">
          <w:t>the kynurenine and catecholamine pathways and associate metabolites</w:t>
        </w:r>
      </w:ins>
      <w:ins w:id="212" w:author="Katharina Huefner" w:date="2023-05-25T23:14:00Z">
        <w:r w:rsidR="00C65316">
          <w:t>. These pathways could thus be a biological link between COVID-19 infection and mental health</w:t>
        </w:r>
      </w:ins>
      <w:r w:rsidR="00016944">
        <w:t xml:space="preserve"> </w:t>
      </w:r>
      <w:ins w:id="213" w:author="HÜFNER Katharina,Ass.Prof. Priv. Doz. Dr." w:date="2023-05-30T09:26:00Z">
        <w:r w:rsidR="00016944">
          <w:t xml:space="preserve">with an important role of inflammation. </w:t>
        </w:r>
      </w:ins>
      <w:ins w:id="214" w:author="Katharina Huefner" w:date="2023-05-25T23:14:00Z">
        <w:del w:id="215" w:author="HÜFNER Katharina,Ass.Prof. Priv. Doz. Dr." w:date="2023-05-30T09:26:00Z">
          <w:r w:rsidR="00C65316" w:rsidDel="00016944">
            <w:delText xml:space="preserve">via psychoneuroimmunological mechanisms. </w:delText>
          </w:r>
        </w:del>
      </w:ins>
      <w:del w:id="216" w:author="HÜFNER Katharina,Ass.Prof. Priv. Doz. Dr." w:date="2023-05-30T09:26:00Z">
        <w:r w:rsidDel="00016944">
          <w:delText xml:space="preserve">Inflammation limits systemic serotonin and </w:delText>
        </w:r>
      </w:del>
      <w:del w:id="217" w:author="Katharina Huefner" w:date="2023-05-25T23:14:00Z">
        <w:r w:rsidDel="00C65316">
          <w:delText>dopamine by activating the competitor kynurenine pathway and inhibiting the phenylalanine - tyrosine conversion, respectively, and may link SARS-CoV-2 infection with mental health. Advanced age and psychiatric disorders can additionally suppress neurotransmitter synthesis.</w:delText>
        </w:r>
      </w:del>
    </w:p>
    <w:p w14:paraId="6FF88E4F" w14:textId="77777777" w:rsidR="000A374F" w:rsidRDefault="00EB098A">
      <w:r>
        <w:br w:type="page"/>
      </w:r>
    </w:p>
    <w:p w14:paraId="2D786FC0" w14:textId="77777777" w:rsidR="000A374F" w:rsidRDefault="00EB098A">
      <w:pPr>
        <w:pStyle w:val="berschrift1"/>
      </w:pPr>
      <w:bookmarkStart w:id="218" w:name="introduction"/>
      <w:bookmarkEnd w:id="82"/>
      <w:r>
        <w:lastRenderedPageBreak/>
        <w:t>Introduction</w:t>
      </w:r>
    </w:p>
    <w:p w14:paraId="00FECFCD" w14:textId="55E96705" w:rsidR="00C62C6C" w:rsidRDefault="00E71B32" w:rsidP="00E71B32">
      <w:pPr>
        <w:pStyle w:val="Textkrper"/>
        <w:rPr>
          <w:ins w:id="219" w:author="HÜFNER Katharina,Assoz. Prof. Priv.Doz. Dr." w:date="2023-05-29T00:06:00Z"/>
        </w:rPr>
      </w:pPr>
      <w:r>
        <w:t xml:space="preserve">The immune system and the brain interact at multiple </w:t>
      </w:r>
      <w:proofErr w:type="gramStart"/>
      <w:r>
        <w:t>levels  and</w:t>
      </w:r>
      <w:proofErr w:type="gramEnd"/>
      <w:r>
        <w:t xml:space="preserve"> in a bidirectional manner with influences on one system having consequences on the </w:t>
      </w:r>
      <w:commentRangeStart w:id="220"/>
      <w:r>
        <w:t>other</w:t>
      </w:r>
      <w:commentRangeEnd w:id="220"/>
      <w:r w:rsidR="00D22C19">
        <w:rPr>
          <w:rStyle w:val="Kommentarzeichen"/>
        </w:rPr>
        <w:commentReference w:id="220"/>
      </w:r>
      <w:r>
        <w:t xml:space="preserve">. </w:t>
      </w:r>
      <w:ins w:id="221" w:author="HÜFNER Katharina,Assoz. Prof. Priv.Doz. Dr." w:date="2023-05-28T23:14:00Z">
        <w:r w:rsidRPr="00E71B32">
          <w:rPr>
            <w:highlight w:val="yellow"/>
          </w:rPr>
          <w:t xml:space="preserve">Physical conditions such as </w:t>
        </w:r>
      </w:ins>
      <w:ins w:id="222" w:author="HÜFNER Katharina,Ass.Prof. Priv. Doz. Dr." w:date="2023-05-30T10:13:00Z">
        <w:r w:rsidR="00B61DE0">
          <w:rPr>
            <w:highlight w:val="yellow"/>
          </w:rPr>
          <w:t xml:space="preserve">chronic </w:t>
        </w:r>
      </w:ins>
      <w:ins w:id="223" w:author="HÜFNER Katharina,Assoz. Prof. Priv.Doz. Dr." w:date="2023-05-28T23:14:00Z">
        <w:r w:rsidRPr="00E71B32">
          <w:rPr>
            <w:highlight w:val="yellow"/>
          </w:rPr>
          <w:t>infections,</w:t>
        </w:r>
      </w:ins>
      <w:ins w:id="224" w:author="HÜFNER Katharina,Ass.Prof. Priv. Doz. Dr." w:date="2023-05-30T09:27:00Z">
        <w:r w:rsidR="00016944">
          <w:rPr>
            <w:highlight w:val="yellow"/>
          </w:rPr>
          <w:t xml:space="preserve"> </w:t>
        </w:r>
      </w:ins>
      <w:ins w:id="225" w:author="HÜFNER Katharina,Ass.Prof. Priv. Doz. Dr." w:date="2023-05-30T09:54:00Z">
        <w:r w:rsidR="00B7152A">
          <w:rPr>
            <w:highlight w:val="yellow"/>
          </w:rPr>
          <w:t xml:space="preserve">interferon treatment, </w:t>
        </w:r>
      </w:ins>
      <w:ins w:id="226" w:author="HÜFNER Katharina,Ass.Prof. Priv. Doz. Dr." w:date="2023-05-30T09:27:00Z">
        <w:del w:id="227" w:author="HÜFNER Katharina,Ass.Prof. Priv. Doz. Dr." w:date="2023-05-30T10:16:00Z">
          <w:r w:rsidR="00016944" w:rsidDel="00B61DE0">
            <w:rPr>
              <w:highlight w:val="yellow"/>
            </w:rPr>
            <w:delText>physical</w:delText>
          </w:r>
        </w:del>
      </w:ins>
      <w:ins w:id="228" w:author="HÜFNER Katharina,Assoz. Prof. Priv.Doz. Dr." w:date="2023-05-28T23:14:00Z">
        <w:del w:id="229" w:author="HÜFNER Katharina,Ass.Prof. Priv. Doz. Dr." w:date="2023-05-30T10:16:00Z">
          <w:r w:rsidRPr="00E71B32" w:rsidDel="00B61DE0">
            <w:rPr>
              <w:highlight w:val="yellow"/>
            </w:rPr>
            <w:delText xml:space="preserve"> tra</w:delText>
          </w:r>
          <w:r w:rsidDel="00B61DE0">
            <w:rPr>
              <w:highlight w:val="yellow"/>
            </w:rPr>
            <w:delText>uma</w:delText>
          </w:r>
        </w:del>
      </w:ins>
      <w:ins w:id="230" w:author="HÜFNER Katharina,Ass.Prof. Priv. Doz. Dr." w:date="2023-05-30T10:16:00Z">
        <w:r w:rsidR="00B61DE0">
          <w:rPr>
            <w:highlight w:val="yellow"/>
          </w:rPr>
          <w:t>cardiovascular disease</w:t>
        </w:r>
      </w:ins>
      <w:ins w:id="231" w:author="HÜFNER Katharina,Assoz. Prof. Priv.Doz. Dr." w:date="2023-05-28T23:14:00Z">
        <w:r>
          <w:rPr>
            <w:highlight w:val="yellow"/>
          </w:rPr>
          <w:t xml:space="preserve">, frailty, autoimmune disorders or malignancies </w:t>
        </w:r>
      </w:ins>
      <w:ins w:id="232" w:author="HÜFNER Katharina,Assoz. Prof. Priv.Doz. Dr." w:date="2023-05-28T23:22:00Z">
        <w:del w:id="233" w:author="HÜFNER Katharina,Ass.Prof. Priv. Doz. Dr." w:date="2023-05-30T09:45:00Z">
          <w:r w:rsidR="000764B4" w:rsidDel="00D22C19">
            <w:rPr>
              <w:highlight w:val="yellow"/>
            </w:rPr>
            <w:delText>are risk</w:delText>
          </w:r>
        </w:del>
      </w:ins>
      <w:ins w:id="234" w:author="HÜFNER Katharina,Ass.Prof. Priv. Doz. Dr." w:date="2023-05-30T09:45:00Z">
        <w:r w:rsidR="00D22C19">
          <w:rPr>
            <w:highlight w:val="yellow"/>
          </w:rPr>
          <w:t>often co-occur with</w:t>
        </w:r>
      </w:ins>
      <w:ins w:id="235" w:author="HÜFNER Katharina,Assoz. Prof. Priv.Doz. Dr." w:date="2023-05-28T23:22:00Z">
        <w:r w:rsidR="000764B4">
          <w:rPr>
            <w:highlight w:val="yellow"/>
          </w:rPr>
          <w:t xml:space="preserve"> </w:t>
        </w:r>
        <w:r w:rsidR="007F2F8B">
          <w:rPr>
            <w:highlight w:val="yellow"/>
          </w:rPr>
          <w:t>depression and</w:t>
        </w:r>
        <w:r w:rsidR="000764B4">
          <w:rPr>
            <w:highlight w:val="yellow"/>
          </w:rPr>
          <w:t xml:space="preserve"> </w:t>
        </w:r>
        <w:commentRangeStart w:id="236"/>
        <w:r w:rsidR="000764B4">
          <w:rPr>
            <w:highlight w:val="yellow"/>
          </w:rPr>
          <w:t>anxiety</w:t>
        </w:r>
      </w:ins>
      <w:commentRangeEnd w:id="236"/>
      <w:r w:rsidR="00D22C19">
        <w:rPr>
          <w:rStyle w:val="Kommentarzeichen"/>
        </w:rPr>
        <w:commentReference w:id="236"/>
      </w:r>
      <w:ins w:id="237" w:author="HÜFNER Katharina,Assoz. Prof. Priv.Doz. Dr." w:date="2023-05-28T23:22:00Z">
        <w:r w:rsidR="000764B4">
          <w:rPr>
            <w:highlight w:val="yellow"/>
          </w:rPr>
          <w:t xml:space="preserve"> </w:t>
        </w:r>
      </w:ins>
      <w:ins w:id="238" w:author="HÜFNER Katharina,Assoz. Prof. Priv.Doz. Dr." w:date="2023-05-28T23:14:00Z">
        <w:r w:rsidRPr="00E71B32">
          <w:rPr>
            <w:highlight w:val="yellow"/>
          </w:rPr>
          <w:t>(1–8</w:t>
        </w:r>
        <w:r w:rsidRPr="00C62C6C">
          <w:rPr>
            <w:highlight w:val="yellow"/>
          </w:rPr>
          <w:t>)</w:t>
        </w:r>
        <w:r w:rsidRPr="00537C9F">
          <w:rPr>
            <w:highlight w:val="yellow"/>
          </w:rPr>
          <w:t xml:space="preserve">. </w:t>
        </w:r>
      </w:ins>
      <w:ins w:id="239" w:author="HÜFNER Katharina,Assoz. Prof. Priv.Doz. Dr." w:date="2023-05-28T23:31:00Z">
        <w:r w:rsidR="000764B4" w:rsidRPr="00537C9F">
          <w:rPr>
            <w:highlight w:val="yellow"/>
          </w:rPr>
          <w:t>Inflammation is thought to be</w:t>
        </w:r>
      </w:ins>
      <w:ins w:id="240" w:author="HÜFNER Katharina,Ass.Prof. Priv. Doz. Dr." w:date="2023-05-30T09:46:00Z">
        <w:r w:rsidR="00B7152A">
          <w:rPr>
            <w:highlight w:val="yellow"/>
          </w:rPr>
          <w:t xml:space="preserve"> an important</w:t>
        </w:r>
      </w:ins>
      <w:ins w:id="241" w:author="HÜFNER Katharina,Assoz. Prof. Priv.Doz. Dr." w:date="2023-05-28T23:31:00Z">
        <w:r w:rsidR="000764B4" w:rsidRPr="00537C9F">
          <w:rPr>
            <w:highlight w:val="yellow"/>
          </w:rPr>
          <w:t xml:space="preserve"> link between</w:t>
        </w:r>
        <w:r w:rsidR="002C2A63" w:rsidRPr="00537C9F">
          <w:rPr>
            <w:highlight w:val="yellow"/>
          </w:rPr>
          <w:t xml:space="preserve"> mental and physical health and can act via</w:t>
        </w:r>
        <w:r w:rsidR="000764B4" w:rsidRPr="00537C9F">
          <w:rPr>
            <w:highlight w:val="yellow"/>
          </w:rPr>
          <w:t xml:space="preserve"> an in</w:t>
        </w:r>
        <w:r w:rsidR="006854B2" w:rsidRPr="00537C9F">
          <w:rPr>
            <w:highlight w:val="yellow"/>
          </w:rPr>
          <w:t xml:space="preserve">fluence on the kynurenine pathway </w:t>
        </w:r>
      </w:ins>
      <w:ins w:id="242" w:author="HÜFNER Katharina,Assoz. Prof. Priv.Doz. Dr." w:date="2023-05-28T23:33:00Z">
        <w:r w:rsidR="006854B2" w:rsidRPr="00537C9F">
          <w:rPr>
            <w:highlight w:val="yellow"/>
          </w:rPr>
          <w:t>(</w:t>
        </w:r>
        <w:proofErr w:type="gramStart"/>
        <w:r w:rsidR="006854B2" w:rsidRPr="00537C9F">
          <w:rPr>
            <w:highlight w:val="yellow"/>
          </w:rPr>
          <w:t>affecting also</w:t>
        </w:r>
        <w:proofErr w:type="gramEnd"/>
        <w:r w:rsidR="006854B2" w:rsidRPr="00537C9F">
          <w:rPr>
            <w:highlight w:val="yellow"/>
          </w:rPr>
          <w:t xml:space="preserve"> tryptophan and serotonin</w:t>
        </w:r>
      </w:ins>
      <w:ins w:id="243" w:author="HÜFNER Katharina,Assoz. Prof. Priv.Doz. Dr." w:date="2023-05-29T00:06:00Z">
        <w:r w:rsidR="00C62C6C" w:rsidRPr="00537C9F">
          <w:rPr>
            <w:highlight w:val="yellow"/>
          </w:rPr>
          <w:t xml:space="preserve"> availability</w:t>
        </w:r>
      </w:ins>
      <w:ins w:id="244" w:author="HÜFNER Katharina,Assoz. Prof. Priv.Doz. Dr." w:date="2023-05-28T23:33:00Z">
        <w:r w:rsidR="006854B2" w:rsidRPr="00537C9F">
          <w:rPr>
            <w:highlight w:val="yellow"/>
          </w:rPr>
          <w:t xml:space="preserve">) and the catecholamine pathway </w:t>
        </w:r>
      </w:ins>
      <w:ins w:id="245" w:author="HÜFNER Katharina,Assoz. Prof. Priv.Doz. Dr." w:date="2023-05-28T23:14:00Z">
        <w:r w:rsidRPr="00537C9F">
          <w:rPr>
            <w:highlight w:val="yellow"/>
          </w:rPr>
          <w:t>(2,9,</w:t>
        </w:r>
        <w:commentRangeStart w:id="246"/>
        <w:r w:rsidRPr="00537C9F">
          <w:rPr>
            <w:highlight w:val="yellow"/>
          </w:rPr>
          <w:t>10</w:t>
        </w:r>
      </w:ins>
      <w:commentRangeEnd w:id="246"/>
      <w:r w:rsidR="00D22C19">
        <w:rPr>
          <w:rStyle w:val="Kommentarzeichen"/>
        </w:rPr>
        <w:commentReference w:id="246"/>
      </w:r>
      <w:ins w:id="247" w:author="HÜFNER Katharina,Assoz. Prof. Priv.Doz. Dr." w:date="2023-05-28T23:14:00Z">
        <w:r w:rsidRPr="00537C9F">
          <w:rPr>
            <w:highlight w:val="yellow"/>
          </w:rPr>
          <w:t>).</w:t>
        </w:r>
        <w:r>
          <w:t xml:space="preserve"> </w:t>
        </w:r>
      </w:ins>
      <w:ins w:id="248" w:author="HÜFNER Katharina,Assoz. Prof. Priv.Doz. Dr." w:date="2023-05-28T23:34:00Z">
        <w:r w:rsidR="006854B2">
          <w:t xml:space="preserve"> </w:t>
        </w:r>
      </w:ins>
    </w:p>
    <w:p w14:paraId="11278D1D" w14:textId="264C49C0" w:rsidR="00E86E41" w:rsidDel="00D22B0F" w:rsidRDefault="00E86E41" w:rsidP="00E86E41">
      <w:pPr>
        <w:pStyle w:val="Textkrper"/>
        <w:rPr>
          <w:ins w:id="249" w:author="HÜFNER Katharina,Assoz. Prof. Priv.Doz. Dr." w:date="2023-05-30T07:59:00Z"/>
          <w:del w:id="250" w:author="HÜFNER Katharina,Ass.Prof. Priv. Doz. Dr." w:date="2023-05-31T13:45:00Z"/>
        </w:rPr>
      </w:pPr>
      <w:del w:id="251" w:author="HÜFNER Katharina,Assoz. Prof. Priv.Doz. Dr." w:date="2023-05-28T23:46:00Z">
        <w:r w:rsidDel="002C2A63">
          <w:delText xml:space="preserve">Inflammation caused by factors such as stress or infection impact the synthesis of neurotransmitters, which are in turn also modulated by mental health </w:delText>
        </w:r>
        <w:r w:rsidDel="002C2A63">
          <w:fldChar w:fldCharType="begin"/>
        </w:r>
        <w:r w:rsidDel="002C2A63">
          <w:delInstrText xml:space="preserve"> 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delInstrText>
        </w:r>
        <w:r w:rsidDel="002C2A63">
          <w:fldChar w:fldCharType="separate"/>
        </w:r>
        <w:r w:rsidDel="002C2A63">
          <w:rPr>
            <w:noProof/>
          </w:rPr>
          <w:delText>(Bower et al., 2022)</w:delText>
        </w:r>
        <w:r w:rsidDel="002C2A63">
          <w:fldChar w:fldCharType="end"/>
        </w:r>
      </w:del>
      <w:r>
        <w:t>.</w:t>
      </w:r>
      <w:del w:id="252" w:author="HÜFNER Katharina,Ass.Prof. Priv. Doz. Dr." w:date="2023-05-30T13:48:00Z">
        <w:r w:rsidDel="001A17D1">
          <w:delText xml:space="preserve"> </w:delText>
        </w:r>
      </w:del>
      <w:commentRangeStart w:id="253"/>
      <w:ins w:id="254" w:author="HÜFNER Katharina,Assoz. Prof. Priv.Doz. Dr." w:date="2023-05-28T23:40:00Z">
        <w:r w:rsidRPr="0081713A">
          <w:rPr>
            <w:highlight w:val="yellow"/>
          </w:rPr>
          <w:t>Serotonin</w:t>
        </w:r>
        <w:commentRangeEnd w:id="253"/>
        <w:r w:rsidRPr="0081713A">
          <w:rPr>
            <w:rStyle w:val="Kommentarzeichen"/>
            <w:highlight w:val="yellow"/>
          </w:rPr>
          <w:commentReference w:id="253"/>
        </w:r>
        <w:r w:rsidRPr="0081713A">
          <w:rPr>
            <w:highlight w:val="yellow"/>
          </w:rPr>
          <w:t xml:space="preserve"> is synthesized from the essential </w:t>
        </w:r>
        <w:proofErr w:type="spellStart"/>
        <w:r w:rsidRPr="0081713A">
          <w:rPr>
            <w:highlight w:val="yellow"/>
          </w:rPr>
          <w:t>aminoacid</w:t>
        </w:r>
        <w:proofErr w:type="spellEnd"/>
        <w:r w:rsidRPr="0081713A">
          <w:rPr>
            <w:highlight w:val="yellow"/>
          </w:rPr>
          <w:t xml:space="preserve"> tryptophan (TRP) via reactions catalyzed by tryptophan hydroxylase (TPH) and aromatic L-amino acid decarboxylase.  </w:t>
        </w:r>
      </w:ins>
      <w:ins w:id="255" w:author="HÜFNER Katharina,Assoz. Prof. Priv.Doz. Dr." w:date="2023-05-28T23:41:00Z">
        <w:r w:rsidRPr="0081713A">
          <w:rPr>
            <w:highlight w:val="yellow"/>
          </w:rPr>
          <w:t xml:space="preserve">Alternatively TRP can be metabolized along the kynurenine pathway to </w:t>
        </w:r>
      </w:ins>
      <w:del w:id="256" w:author="HÜFNER Katharina,Assoz. Prof. Priv.Doz. Dr." w:date="2023-05-28T23:41:00Z">
        <w:r w:rsidRPr="0081713A" w:rsidDel="006854B2">
          <w:rPr>
            <w:highlight w:val="yellow"/>
          </w:rPr>
          <w:delText>One such mechanism involves the breakdown of tryptophan (TRP) to</w:delText>
        </w:r>
        <w:r w:rsidDel="006854B2">
          <w:delText xml:space="preserve"> </w:delText>
        </w:r>
      </w:del>
      <w:r>
        <w:t>kynurenine (KYN) by indoleamine 2,3-dioxygenase (IDO-1)</w:t>
      </w:r>
      <w:ins w:id="257" w:author="HÜFNER Katharina,Ass.Prof. Priv. Doz. Dr." w:date="2023-05-30T13:08:00Z">
        <w:r>
          <w:t xml:space="preserve"> </w:t>
        </w:r>
        <w:r w:rsidRPr="008B54A6">
          <w:rPr>
            <w:highlight w:val="yellow"/>
          </w:rPr>
          <w:t>or in the liver by</w:t>
        </w:r>
      </w:ins>
      <w:ins w:id="258" w:author="HÜFNER Katharina,Ass.Prof. Priv. Doz. Dr." w:date="2023-05-30T12:59:00Z">
        <w:r w:rsidRPr="008B54A6">
          <w:rPr>
            <w:highlight w:val="yellow"/>
          </w:rPr>
          <w:t xml:space="preserve"> </w:t>
        </w:r>
      </w:ins>
      <w:ins w:id="259" w:author="HÜFNER Katharina,Ass.Prof. Priv. Doz. Dr." w:date="2023-05-30T13:08:00Z">
        <w:r w:rsidRPr="008B54A6">
          <w:rPr>
            <w:highlight w:val="yellow"/>
          </w:rPr>
          <w:t>tryptophan 2, 3-dioxygenase (TDO)</w:t>
        </w:r>
      </w:ins>
      <w:ins w:id="260" w:author="HÜFNER Katharina,Ass.Prof. Priv. Doz. Dr." w:date="2023-05-30T14:51:00Z">
        <w:r>
          <w:rPr>
            <w:highlight w:val="yellow"/>
          </w:rPr>
          <w:t>; this reaction</w:t>
        </w:r>
      </w:ins>
      <w:ins w:id="261" w:author="HÜFNER Katharina,Ass.Prof. Priv. Doz. Dr." w:date="2023-05-30T13:08:00Z">
        <w:r w:rsidRPr="008B54A6">
          <w:rPr>
            <w:highlight w:val="yellow"/>
          </w:rPr>
          <w:t xml:space="preserve"> </w:t>
        </w:r>
      </w:ins>
      <w:ins w:id="262" w:author="HÜFNER Katharina,Ass.Prof. Priv. Doz. Dr." w:date="2023-05-30T12:59:00Z">
        <w:r w:rsidRPr="008B54A6">
          <w:rPr>
            <w:highlight w:val="yellow"/>
          </w:rPr>
          <w:t xml:space="preserve"> </w:t>
        </w:r>
        <w:r w:rsidRPr="00BC72AB">
          <w:rPr>
            <w:highlight w:val="yellow"/>
          </w:rPr>
          <w:t>is the rate limiting step in this pathway</w:t>
        </w:r>
      </w:ins>
      <w:r>
        <w:t xml:space="preserve"> </w:t>
      </w:r>
      <w:r>
        <w:rPr>
          <w:b/>
        </w:rPr>
        <w:t>(figure 1)</w:t>
      </w:r>
      <w:r>
        <w:t xml:space="preserve">. </w:t>
      </w:r>
      <w:ins w:id="263" w:author="HÜFNER Katharina,Assoz. Prof. Priv.Doz. Dr." w:date="2023-05-28T23:48:00Z">
        <w:r w:rsidRPr="00BC72AB">
          <w:rPr>
            <w:highlight w:val="yellow"/>
          </w:rPr>
          <w:t>IDO1 can be stimulated by cytokines and other inflammatory stimuli</w:t>
        </w:r>
      </w:ins>
      <w:ins w:id="264" w:author="HÜFNER Katharina,Ass.Prof. Priv. Doz. Dr." w:date="2023-05-30T13:23:00Z">
        <w:r>
          <w:rPr>
            <w:highlight w:val="yellow"/>
          </w:rPr>
          <w:t xml:space="preserve"> which leads to TRP depletion and subsequently lower levels of serotonin</w:t>
        </w:r>
      </w:ins>
      <w:ins w:id="265" w:author="HÜFNER Katharina,Assoz. Prof. Priv.Doz. Dr." w:date="2023-05-28T23:48:00Z">
        <w:r w:rsidRPr="00BC72AB">
          <w:rPr>
            <w:highlight w:val="yellow"/>
          </w:rPr>
          <w:t xml:space="preserve"> (11,13–</w:t>
        </w:r>
        <w:commentRangeStart w:id="266"/>
        <w:r w:rsidRPr="00BC72AB">
          <w:rPr>
            <w:highlight w:val="yellow"/>
          </w:rPr>
          <w:t>15</w:t>
        </w:r>
      </w:ins>
      <w:commentRangeEnd w:id="266"/>
      <w:ins w:id="267" w:author="HÜFNER Katharina,Assoz. Prof. Priv.Doz. Dr." w:date="2023-05-28T23:49:00Z">
        <w:r w:rsidRPr="00BC72AB">
          <w:rPr>
            <w:rStyle w:val="Kommentarzeichen"/>
            <w:highlight w:val="yellow"/>
          </w:rPr>
          <w:commentReference w:id="266"/>
        </w:r>
      </w:ins>
      <w:ins w:id="268" w:author="HÜFNER Katharina,Assoz. Prof. Priv.Doz. Dr." w:date="2023-05-28T23:48:00Z">
        <w:r w:rsidRPr="00BC72AB">
          <w:rPr>
            <w:highlight w:val="yellow"/>
          </w:rPr>
          <w:t>).</w:t>
        </w:r>
        <w:del w:id="269" w:author="HÜFNER Katharina,Ass.Prof. Priv. Doz. Dr." w:date="2023-05-30T13:24:00Z">
          <w:r w:rsidRPr="00BC72AB" w:rsidDel="00887AF5">
            <w:rPr>
              <w:highlight w:val="yellow"/>
            </w:rPr>
            <w:delText xml:space="preserve"> </w:delText>
          </w:r>
        </w:del>
      </w:ins>
      <w:ins w:id="270" w:author="HÜFNER Katharina,Assoz. Prof. Priv.Doz. Dr." w:date="2023-05-28T23:50:00Z">
        <w:del w:id="271" w:author="HÜFNER Katharina,Ass.Prof. Priv. Doz. Dr." w:date="2023-05-30T13:24:00Z">
          <w:r w:rsidRPr="00BC72AB" w:rsidDel="00887AF5">
            <w:rPr>
              <w:highlight w:val="yellow"/>
            </w:rPr>
            <w:delText xml:space="preserve">During inflammation </w:delText>
          </w:r>
        </w:del>
      </w:ins>
      <w:ins w:id="272" w:author="HÜFNER Katharina,Assoz. Prof. Priv.Doz. Dr." w:date="2023-05-28T23:48:00Z">
        <w:del w:id="273" w:author="HÜFNER Katharina,Ass.Prof. Priv. Doz. Dr." w:date="2023-05-30T13:24:00Z">
          <w:r w:rsidRPr="00BC72AB" w:rsidDel="00887AF5">
            <w:rPr>
              <w:highlight w:val="yellow"/>
            </w:rPr>
            <w:delText xml:space="preserve">TRP is </w:delText>
          </w:r>
        </w:del>
      </w:ins>
      <w:ins w:id="274" w:author="HÜFNER Katharina,Assoz. Prof. Priv.Doz. Dr." w:date="2023-05-28T23:50:00Z">
        <w:del w:id="275" w:author="HÜFNER Katharina,Ass.Prof. Priv. Doz. Dr." w:date="2023-05-30T13:24:00Z">
          <w:r w:rsidRPr="00BC72AB" w:rsidDel="00887AF5">
            <w:rPr>
              <w:highlight w:val="yellow"/>
            </w:rPr>
            <w:delText xml:space="preserve">therefore </w:delText>
          </w:r>
        </w:del>
      </w:ins>
      <w:ins w:id="276" w:author="HÜFNER Katharina,Assoz. Prof. Priv.Doz. Dr." w:date="2023-05-28T23:48:00Z">
        <w:del w:id="277" w:author="HÜFNER Katharina,Ass.Prof. Priv. Doz. Dr." w:date="2023-05-30T13:24:00Z">
          <w:r w:rsidRPr="00BC72AB" w:rsidDel="00887AF5">
            <w:rPr>
              <w:highlight w:val="yellow"/>
            </w:rPr>
            <w:delText>depleted by high IDO1 activity, which, in turn, suppresses serotonin biosynthesis (7</w:delText>
          </w:r>
        </w:del>
        <w:r w:rsidRPr="00BC72AB">
          <w:rPr>
            <w:highlight w:val="yellow"/>
          </w:rPr>
          <w:t>,9,</w:t>
        </w:r>
        <w:commentRangeStart w:id="278"/>
        <w:r w:rsidRPr="00BC72AB">
          <w:rPr>
            <w:highlight w:val="yellow"/>
          </w:rPr>
          <w:t>10</w:t>
        </w:r>
      </w:ins>
      <w:commentRangeEnd w:id="278"/>
      <w:r>
        <w:rPr>
          <w:rStyle w:val="Kommentarzeichen"/>
        </w:rPr>
        <w:commentReference w:id="278"/>
      </w:r>
      <w:ins w:id="279" w:author="HÜFNER Katharina,Assoz. Prof. Priv.Doz. Dr." w:date="2023-05-28T23:48:00Z">
        <w:r w:rsidRPr="00BC72AB">
          <w:rPr>
            <w:highlight w:val="yellow"/>
          </w:rPr>
          <w:t>,16).</w:t>
        </w:r>
        <w:r>
          <w:t xml:space="preserve"> </w:t>
        </w:r>
      </w:ins>
      <w:ins w:id="280" w:author="HÜFNER Katharina,Ass.Prof. Priv. Doz. Dr." w:date="2023-05-30T14:10:00Z">
        <w:r w:rsidRPr="00E13E48">
          <w:rPr>
            <w:highlight w:val="yellow"/>
          </w:rPr>
          <w:t xml:space="preserve">TDO can be stimulated by </w:t>
        </w:r>
        <w:proofErr w:type="spellStart"/>
        <w:r w:rsidRPr="00E13E48">
          <w:rPr>
            <w:highlight w:val="yellow"/>
          </w:rPr>
          <w:t>glycocorticoids</w:t>
        </w:r>
        <w:proofErr w:type="spellEnd"/>
        <w:r w:rsidRPr="00E13E48">
          <w:rPr>
            <w:highlight w:val="yellow"/>
          </w:rPr>
          <w:t xml:space="preserve">, </w:t>
        </w:r>
        <w:del w:id="281" w:author="HÜFNER Katharina,Ass.Prof. Priv. Doz. Dr." w:date="2023-05-30T14:51:00Z">
          <w:r w:rsidRPr="00E13E48" w:rsidDel="00D758C1">
            <w:rPr>
              <w:highlight w:val="yellow"/>
            </w:rPr>
            <w:delText>with</w:delText>
          </w:r>
        </w:del>
      </w:ins>
      <w:ins w:id="282" w:author="HÜFNER Katharina,Ass.Prof. Priv. Doz. Dr." w:date="2023-05-30T14:52:00Z">
        <w:r w:rsidRPr="00E13E48">
          <w:rPr>
            <w:highlight w:val="yellow"/>
          </w:rPr>
          <w:t xml:space="preserve"> of note</w:t>
        </w:r>
      </w:ins>
      <w:ins w:id="283" w:author="HÜFNER Katharina,Ass.Prof. Priv. Doz. Dr." w:date="2023-05-31T13:22:00Z">
        <w:r w:rsidR="00017C0E">
          <w:rPr>
            <w:highlight w:val="yellow"/>
          </w:rPr>
          <w:t xml:space="preserve"> </w:t>
        </w:r>
      </w:ins>
      <w:ins w:id="284" w:author="HÜFNER Katharina,Ass.Prof. Priv. Doz. Dr." w:date="2023-05-30T14:10:00Z">
        <w:del w:id="285" w:author="HÜFNER Katharina,Ass.Prof. Priv. Doz. Dr." w:date="2023-05-30T14:51:00Z">
          <w:r w:rsidRPr="00D758C1" w:rsidDel="00D758C1">
            <w:rPr>
              <w:highlight w:val="yellow"/>
              <w:rPrChange w:id="286" w:author="HÜFNER Katharina,Ass.Prof. Priv. Doz. Dr." w:date="2023-05-30T14:52:00Z">
                <w:rPr/>
              </w:rPrChange>
            </w:rPr>
            <w:delText xml:space="preserve"> </w:delText>
          </w:r>
        </w:del>
        <w:r w:rsidRPr="00D758C1">
          <w:rPr>
            <w:highlight w:val="yellow"/>
            <w:rPrChange w:id="287" w:author="HÜFNER Katharina,Ass.Prof. Priv. Doz. Dr." w:date="2023-05-30T14:52:00Z">
              <w:rPr/>
            </w:rPrChange>
          </w:rPr>
          <w:t>the HPA axis play</w:t>
        </w:r>
      </w:ins>
      <w:ins w:id="288" w:author="HÜFNER Katharina,Ass.Prof. Priv. Doz. Dr." w:date="2023-05-30T14:52:00Z">
        <w:r w:rsidRPr="00D758C1">
          <w:rPr>
            <w:highlight w:val="yellow"/>
            <w:rPrChange w:id="289" w:author="HÜFNER Katharina,Ass.Prof. Priv. Doz. Dr." w:date="2023-05-30T14:52:00Z">
              <w:rPr/>
            </w:rPrChange>
          </w:rPr>
          <w:t>s</w:t>
        </w:r>
      </w:ins>
      <w:ins w:id="290" w:author="HÜFNER Katharina,Ass.Prof. Priv. Doz. Dr." w:date="2023-05-30T14:10:00Z">
        <w:del w:id="291" w:author="HÜFNER Katharina,Ass.Prof. Priv. Doz. Dr." w:date="2023-05-30T14:52:00Z">
          <w:r w:rsidRPr="00D758C1" w:rsidDel="00D758C1">
            <w:rPr>
              <w:highlight w:val="yellow"/>
              <w:rPrChange w:id="292" w:author="HÜFNER Katharina,Ass.Prof. Priv. Doz. Dr." w:date="2023-05-30T14:52:00Z">
                <w:rPr/>
              </w:rPrChange>
            </w:rPr>
            <w:delText>ing</w:delText>
          </w:r>
        </w:del>
        <w:r w:rsidRPr="00D758C1">
          <w:rPr>
            <w:highlight w:val="yellow"/>
            <w:rPrChange w:id="293" w:author="HÜFNER Katharina,Ass.Prof. Priv. Doz. Dr." w:date="2023-05-30T14:52:00Z">
              <w:rPr/>
            </w:rPrChange>
          </w:rPr>
          <w:t xml:space="preserve"> an important role in depression and mental </w:t>
        </w:r>
        <w:commentRangeStart w:id="294"/>
        <w:r w:rsidRPr="00D758C1">
          <w:rPr>
            <w:highlight w:val="yellow"/>
            <w:rPrChange w:id="295" w:author="HÜFNER Katharina,Ass.Prof. Priv. Doz. Dr." w:date="2023-05-30T14:52:00Z">
              <w:rPr/>
            </w:rPrChange>
          </w:rPr>
          <w:t>stress</w:t>
        </w:r>
      </w:ins>
      <w:commentRangeEnd w:id="294"/>
      <w:ins w:id="296" w:author="HÜFNER Katharina,Ass.Prof. Priv. Doz. Dr." w:date="2023-05-30T14:11:00Z">
        <w:r w:rsidRPr="00E13E48">
          <w:rPr>
            <w:rStyle w:val="Kommentarzeichen"/>
            <w:highlight w:val="yellow"/>
          </w:rPr>
          <w:commentReference w:id="294"/>
        </w:r>
      </w:ins>
      <w:ins w:id="297" w:author="HÜFNER Katharina,Ass.Prof. Priv. Doz. Dr." w:date="2023-05-30T14:13:00Z">
        <w:r>
          <w:t xml:space="preserve"> </w:t>
        </w:r>
      </w:ins>
      <w:ins w:id="298" w:author="HÜFNER Katharina,Ass.Prof. Priv. Doz. Dr." w:date="2023-05-30T14:10:00Z">
        <w:r>
          <w:t xml:space="preserve">. </w:t>
        </w:r>
      </w:ins>
      <w:moveToRangeStart w:id="299" w:author="HÜFNER Katharina,Assoz. Prof. Priv.Doz. Dr." w:date="2023-05-28T23:51:00Z" w:name="move136210333"/>
      <w:moveTo w:id="300" w:author="HÜFNER Katharina,Assoz. Prof. Priv.Doz. Dr." w:date="2023-05-28T23:51:00Z">
        <w:r>
          <w:t xml:space="preserve">The ratio of KYN to TRP (KYN/TRP ratio) is an IDO-1 activation marker </w:t>
        </w:r>
        <w:del w:id="301" w:author="HÜFNER Katharina,Ass.Prof. Priv. Doz. Dr." w:date="2023-05-30T13:41:00Z">
          <w:r w:rsidDel="00271AE9">
            <w:delText xml:space="preserve">associated with anxiety and </w:delText>
          </w:r>
          <w:commentRangeStart w:id="302"/>
          <w:r w:rsidDel="00271AE9">
            <w:delText>depression</w:delText>
          </w:r>
        </w:del>
      </w:moveTo>
      <w:commentRangeEnd w:id="302"/>
      <w:del w:id="303" w:author="HÜFNER Katharina,Ass.Prof. Priv. Doz. Dr." w:date="2023-05-30T13:41:00Z">
        <w:r w:rsidDel="00271AE9">
          <w:rPr>
            <w:rStyle w:val="Kommentarzeichen"/>
          </w:rPr>
          <w:commentReference w:id="302"/>
        </w:r>
      </w:del>
      <w:ins w:id="304" w:author="HÜFNER Katharina,Ass.Prof. Priv. Doz. Dr." w:date="2023-05-30T13:31:00Z">
        <w:del w:id="305" w:author="HÜFNER Katharina,Ass.Prof. Priv. Doz. Dr." w:date="2023-05-30T13:41:00Z">
          <w:r w:rsidDel="00271AE9">
            <w:delText xml:space="preserve"> </w:delText>
          </w:r>
        </w:del>
      </w:ins>
      <w:moveTo w:id="306" w:author="HÜFNER Katharina,Assoz. Prof. Priv.Doz. Dr." w:date="2023-05-28T23:51:00Z">
        <w:del w:id="307" w:author="HÜFNER Katharina,Ass.Prof. Priv. Doz. Dr." w:date="2023-05-30T13:41:00Z">
          <w:r w:rsidDel="00271AE9">
            <w:delText xml:space="preserve"> </w:delText>
          </w:r>
          <w:r w:rsidDel="00271AE9">
            <w:fldChar w:fldCharType="begin">
              <w:fldData xml:space="preserve">PEVuZE5vdGU+PENpdGU+PEF1dGhvcj5GZWxsZW5kb3JmPC9BdXRob3I+PFllYXI+MjAyMjwvWWVh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=
</w:fldData>
            </w:fldChar>
          </w:r>
          <w:r w:rsidDel="00271AE9">
            <w:delInstrText xml:space="preserve"> ADDIN EN.CITE </w:delInstrText>
          </w:r>
          <w:r w:rsidDel="00271AE9">
            <w:fldChar w:fldCharType="begin">
              <w:fldData xml:space="preserve">PEVuZE5vdGU+PENpdGU+PEF1dGhvcj5GZWxsZW5kb3JmPC9BdXRob3I+PFllYXI+MjAyMjwvWWVh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=
</w:fldData>
            </w:fldChar>
          </w:r>
          <w:r w:rsidDel="00271AE9">
            <w:delInstrText xml:space="preserve"> ADDIN EN.CITE.DATA </w:delInstrText>
          </w:r>
        </w:del>
      </w:moveTo>
      <w:ins w:id="308" w:author="HÜFNER Katharina,Assoz. Prof. Priv.Doz. Dr." w:date="2023-05-28T23:51:00Z">
        <w:del w:id="309" w:author="HÜFNER Katharina,Ass.Prof. Priv. Doz. Dr." w:date="2023-05-30T13:41:00Z"/>
      </w:ins>
      <w:moveTo w:id="310" w:author="HÜFNER Katharina,Assoz. Prof. Priv.Doz. Dr." w:date="2023-05-28T23:51:00Z">
        <w:del w:id="311" w:author="HÜFNER Katharina,Ass.Prof. Priv. Doz. Dr." w:date="2023-05-30T13:41:00Z">
          <w:r w:rsidDel="00271AE9">
            <w:fldChar w:fldCharType="end"/>
          </w:r>
        </w:del>
      </w:moveTo>
      <w:ins w:id="312" w:author="HÜFNER Katharina,Assoz. Prof. Priv.Doz. Dr." w:date="2023-05-28T23:51:00Z">
        <w:del w:id="313" w:author="HÜFNER Katharina,Ass.Prof. Priv. Doz. Dr." w:date="2023-05-30T13:41:00Z"/>
      </w:ins>
      <w:moveTo w:id="314" w:author="HÜFNER Katharina,Assoz. Prof. Priv.Doz. Dr." w:date="2023-05-28T23:51:00Z">
        <w:del w:id="315" w:author="HÜFNER Katharina,Ass.Prof. Priv. Doz. Dr." w:date="2023-05-30T13:41:00Z">
          <w:r w:rsidDel="00271AE9">
            <w:fldChar w:fldCharType="separate"/>
          </w:r>
          <w:r w:rsidDel="00271AE9">
            <w:rPr>
              <w:noProof/>
            </w:rPr>
            <w:delText>(</w:delText>
          </w:r>
        </w:del>
        <w:del w:id="316" w:author="HÜFNER Katharina,Ass.Prof. Priv. Doz. Dr." w:date="2023-05-30T13:37:00Z">
          <w:r w:rsidDel="00271AE9">
            <w:rPr>
              <w:noProof/>
            </w:rPr>
            <w:delText>Fellendorf et al., 2022</w:delText>
          </w:r>
        </w:del>
        <w:del w:id="317" w:author="HÜFNER Katharina,Ass.Prof. Priv. Doz. Dr." w:date="2023-05-30T13:41:00Z">
          <w:r w:rsidDel="00271AE9">
            <w:rPr>
              <w:noProof/>
            </w:rPr>
            <w:delText>; Hüfner et al., 2015)</w:delText>
          </w:r>
          <w:r w:rsidDel="00271AE9">
            <w:fldChar w:fldCharType="end"/>
          </w:r>
        </w:del>
        <w:r>
          <w:fldChar w:fldCharType="begin"/>
        </w:r>
        <w:r>
          <w:instrText>ADDIN EN.CITE</w:instrText>
        </w:r>
        <w:r>
          <w:fldChar w:fldCharType="begin"/>
        </w:r>
        <w:r>
          <w:instrText>ADDIN EN.CITE.DATA</w:instrText>
        </w:r>
        <w:r>
          <w:fldChar w:fldCharType="end"/>
        </w:r>
        <w:r>
          <w:fldChar w:fldCharType="end"/>
        </w:r>
        <w:r>
          <w:t xml:space="preserve">. </w:t>
        </w:r>
      </w:moveTo>
      <w:moveToRangeEnd w:id="299"/>
      <w:del w:id="318" w:author="HÜFNER Katharina,Ass.Prof. Priv. Doz. Dr." w:date="2023-05-30T13:39:00Z">
        <w:r w:rsidDel="00271AE9">
          <w:delText xml:space="preserve">IDO-1 activity depletes TRP, </w:delText>
        </w:r>
      </w:del>
      <w:ins w:id="319" w:author="HÜFNER Katharina,Assoz. Prof. Priv.Doz. Dr." w:date="2023-05-28T23:46:00Z">
        <w:del w:id="320" w:author="HÜFNER Katharina,Ass.Prof. Priv. Doz. Dr." w:date="2023-05-30T13:39:00Z">
          <w:r w:rsidDel="00271AE9">
            <w:delText xml:space="preserve">(ref </w:delText>
          </w:r>
        </w:del>
        <w:r>
          <w:t>11)</w:t>
        </w:r>
      </w:ins>
      <w:del w:id="321" w:author="HÜFNER Katharina,Assoz. Prof. Priv.Doz. Dr." w:date="2023-05-28T23:42:00Z">
        <w:r w:rsidDel="006854B2">
          <w:delText>which serves as a serotonin precursor</w:delText>
        </w:r>
      </w:del>
      <w:r>
        <w:t xml:space="preserve">. </w:t>
      </w:r>
      <w:r w:rsidRPr="00C01D72">
        <w:rPr>
          <w:highlight w:val="yellow"/>
        </w:rPr>
        <w:t xml:space="preserve">Consequently, </w:t>
      </w:r>
      <w:del w:id="322" w:author="HÜFNER Katharina,Ass.Prof. Priv. Doz. Dr." w:date="2023-05-30T13:34:00Z">
        <w:r w:rsidRPr="00C01D72" w:rsidDel="00271AE9">
          <w:rPr>
            <w:highlight w:val="yellow"/>
          </w:rPr>
          <w:delText>elevated</w:delText>
        </w:r>
      </w:del>
      <w:ins w:id="323" w:author="HÜFNER Katharina,Ass.Prof. Priv. Doz. Dr." w:date="2023-05-30T13:34:00Z">
        <w:r>
          <w:rPr>
            <w:highlight w:val="yellow"/>
          </w:rPr>
          <w:t>changes in</w:t>
        </w:r>
      </w:ins>
      <w:r w:rsidRPr="00C01D72">
        <w:rPr>
          <w:highlight w:val="yellow"/>
        </w:rPr>
        <w:t xml:space="preserve"> blood levels of KYN pathway metabolites, </w:t>
      </w:r>
      <w:ins w:id="324" w:author="HÜFNER Katharina,Ass.Prof. Priv. Doz. Dr." w:date="2023-05-30T13:40:00Z">
        <w:r>
          <w:rPr>
            <w:highlight w:val="yellow"/>
          </w:rPr>
          <w:t xml:space="preserve">and associated </w:t>
        </w:r>
      </w:ins>
      <w:del w:id="325" w:author="HÜFNER Katharina,Ass.Prof. Priv. Doz. Dr." w:date="2023-05-30T13:41:00Z">
        <w:r w:rsidRPr="00C01D72" w:rsidDel="00271AE9">
          <w:rPr>
            <w:highlight w:val="yellow"/>
          </w:rPr>
          <w:delText>decreased</w:delText>
        </w:r>
      </w:del>
      <w:ins w:id="326" w:author="HÜFNER Katharina,Ass.Prof. Priv. Doz. Dr." w:date="2023-05-30T13:41:00Z">
        <w:r>
          <w:rPr>
            <w:highlight w:val="yellow"/>
          </w:rPr>
          <w:t xml:space="preserve"> changes in</w:t>
        </w:r>
      </w:ins>
      <w:ins w:id="327" w:author="HÜFNER Katharina,Ass.Prof. Priv. Doz. Dr." w:date="2023-05-30T13:48:00Z">
        <w:r>
          <w:rPr>
            <w:highlight w:val="yellow"/>
          </w:rPr>
          <w:t xml:space="preserve"> </w:t>
        </w:r>
      </w:ins>
      <w:del w:id="328" w:author="HÜFNER Katharina,Ass.Prof. Priv. Doz. Dr." w:date="2023-05-30T13:41:00Z">
        <w:r w:rsidRPr="00C01D72" w:rsidDel="00271AE9">
          <w:rPr>
            <w:highlight w:val="yellow"/>
          </w:rPr>
          <w:delText xml:space="preserve"> </w:delText>
        </w:r>
      </w:del>
      <w:r w:rsidRPr="00C01D72">
        <w:rPr>
          <w:highlight w:val="yellow"/>
        </w:rPr>
        <w:t>TRP and serotonin were reported for numerous physical conditions and</w:t>
      </w:r>
      <w:ins w:id="329" w:author="HÜFNER Katharina,Ass.Prof. Priv. Doz. Dr." w:date="2023-05-30T14:52:00Z">
        <w:r>
          <w:rPr>
            <w:highlight w:val="yellow"/>
          </w:rPr>
          <w:t xml:space="preserve"> in some study an </w:t>
        </w:r>
      </w:ins>
      <w:ins w:id="330" w:author="HÜFNER Katharina,Ass.Prof. Priv. Doz. Dr." w:date="2023-05-31T13:09:00Z">
        <w:r w:rsidR="00E859A1">
          <w:rPr>
            <w:highlight w:val="yellow"/>
          </w:rPr>
          <w:t xml:space="preserve">association </w:t>
        </w:r>
      </w:ins>
      <w:del w:id="331" w:author="HÜFNER Katharina,Ass.Prof. Priv. Doz. Dr." w:date="2023-05-30T14:52:00Z">
        <w:r w:rsidRPr="00C01D72" w:rsidDel="00011B12">
          <w:rPr>
            <w:highlight w:val="yellow"/>
          </w:rPr>
          <w:delText xml:space="preserve"> associated w</w:delText>
        </w:r>
      </w:del>
      <w:ins w:id="332" w:author="HÜFNER Katharina,Ass.Prof. Priv. Doz. Dr." w:date="2023-05-30T14:53:00Z">
        <w:r>
          <w:rPr>
            <w:highlight w:val="yellow"/>
          </w:rPr>
          <w:t>w</w:t>
        </w:r>
      </w:ins>
      <w:r w:rsidRPr="00C01D72">
        <w:rPr>
          <w:highlight w:val="yellow"/>
        </w:rPr>
        <w:t xml:space="preserve">ith symptoms of </w:t>
      </w:r>
      <w:del w:id="333" w:author="HÜFNER Katharina,Assoz. Prof. Priv.Doz. Dr." w:date="2023-05-29T00:11:00Z">
        <w:r w:rsidRPr="00C01D72" w:rsidDel="002875EE">
          <w:rPr>
            <w:highlight w:val="yellow"/>
          </w:rPr>
          <w:delText>psychiatric deficits</w:delText>
        </w:r>
      </w:del>
      <w:ins w:id="334" w:author="HÜFNER Katharina,Assoz. Prof. Priv.Doz. Dr." w:date="2023-05-29T00:11:00Z">
        <w:r w:rsidRPr="00C01D72">
          <w:rPr>
            <w:highlight w:val="yellow"/>
          </w:rPr>
          <w:t xml:space="preserve"> mental disorders </w:t>
        </w:r>
      </w:ins>
      <w:ins w:id="335" w:author="HÜFNER Katharina,Ass.Prof. Priv. Doz. Dr." w:date="2023-05-30T14:53:00Z">
        <w:r>
          <w:rPr>
            <w:highlight w:val="yellow"/>
          </w:rPr>
          <w:t xml:space="preserve"> was found</w:t>
        </w:r>
      </w:ins>
      <w:r w:rsidRPr="00C01D72">
        <w:rPr>
          <w:highlight w:val="yellow"/>
        </w:rPr>
        <w:t xml:space="preserve"> (3,8,</w:t>
      </w:r>
      <w:ins w:id="336" w:author="HÜFNER Katharina,Ass.Prof. Priv. Doz. Dr." w:date="2023-05-30T13:42:00Z">
        <w:r w:rsidRPr="00271AE9" w:rsidDel="00271AE9">
          <w:rPr>
            <w:highlight w:val="yellow"/>
          </w:rPr>
          <w:t xml:space="preserve"> </w:t>
        </w:r>
      </w:ins>
      <w:del w:id="337" w:author="HÜFNER Katharina,Ass.Prof. Priv. Doz. Dr." w:date="2023-05-30T13:42:00Z">
        <w:r w:rsidRPr="007F2F8B" w:rsidDel="00271AE9">
          <w:rPr>
            <w:highlight w:val="yellow"/>
            <w:rPrChange w:id="338" w:author="HÜFNER Katharina,Assoz. Prof. Priv.Doz. Dr." w:date="2023-05-29T00:26:00Z">
              <w:rPr/>
            </w:rPrChange>
          </w:rPr>
          <w:delText>9</w:delText>
        </w:r>
      </w:del>
      <w:r w:rsidRPr="007F2F8B">
        <w:rPr>
          <w:highlight w:val="yellow"/>
          <w:rPrChange w:id="339" w:author="HÜFNER Katharina,Assoz. Prof. Priv.Doz. Dr." w:date="2023-05-29T00:26:00Z">
            <w:rPr/>
          </w:rPrChange>
        </w:rPr>
        <w:t>,17–</w:t>
      </w:r>
      <w:commentRangeStart w:id="340"/>
      <w:commentRangeStart w:id="341"/>
      <w:r w:rsidRPr="007F2F8B">
        <w:rPr>
          <w:highlight w:val="yellow"/>
          <w:rPrChange w:id="342" w:author="HÜFNER Katharina,Assoz. Prof. Priv.Doz. Dr." w:date="2023-05-29T00:26:00Z">
            <w:rPr/>
          </w:rPrChange>
        </w:rPr>
        <w:t>22</w:t>
      </w:r>
      <w:commentRangeEnd w:id="340"/>
      <w:r w:rsidRPr="007F2F8B">
        <w:rPr>
          <w:rStyle w:val="Kommentarzeichen"/>
          <w:highlight w:val="yellow"/>
        </w:rPr>
        <w:commentReference w:id="340"/>
      </w:r>
      <w:commentRangeEnd w:id="341"/>
      <w:r>
        <w:rPr>
          <w:rStyle w:val="Kommentarzeichen"/>
        </w:rPr>
        <w:commentReference w:id="341"/>
      </w:r>
      <w:r w:rsidRPr="007F2F8B">
        <w:t>)</w:t>
      </w:r>
      <w:r>
        <w:t>.</w:t>
      </w:r>
      <w:ins w:id="343" w:author="HÜFNER Katharina,Ass.Prof. Priv. Doz. Dr." w:date="2023-05-30T13:06:00Z">
        <w:r>
          <w:t xml:space="preserve"> </w:t>
        </w:r>
        <w:r w:rsidRPr="00E859A1">
          <w:rPr>
            <w:highlight w:val="yellow"/>
            <w:rPrChange w:id="344" w:author="HÜFNER Katharina,Ass.Prof. Priv. Doz. Dr." w:date="2023-05-31T13:09:00Z">
              <w:rPr>
                <w:rFonts w:ascii="Georgia" w:hAnsi="Georgia"/>
                <w:color w:val="2E2E2E"/>
              </w:rPr>
            </w:rPrChange>
          </w:rPr>
          <w:t>Kynurenine is capable of passing the blood-brain barrier via neutral </w:t>
        </w:r>
        <w:r w:rsidRPr="00E859A1">
          <w:rPr>
            <w:highlight w:val="yellow"/>
            <w:rPrChange w:id="345" w:author="HÜFNER Katharina,Ass.Prof. Priv. Doz. Dr." w:date="2023-05-31T13:09:00Z">
              <w:rPr/>
            </w:rPrChange>
          </w:rPr>
          <w:fldChar w:fldCharType="begin"/>
        </w:r>
        <w:r w:rsidRPr="00E859A1">
          <w:rPr>
            <w:highlight w:val="yellow"/>
            <w:rPrChange w:id="346" w:author="HÜFNER Katharina,Ass.Prof. Priv. Doz. Dr." w:date="2023-05-31T13:09:00Z">
              <w:rPr/>
            </w:rPrChange>
          </w:rPr>
          <w:instrText xml:space="preserve"> HYPERLINK "https://www.sciencedirect.com/topics/neuroscience/amino-acid-transporter" \o "Learn more about amino acid transporters from ScienceDirect's AI-generated Topic Pages" </w:instrText>
        </w:r>
        <w:r w:rsidRPr="00E13E48">
          <w:rPr>
            <w:highlight w:val="yellow"/>
          </w:rPr>
        </w:r>
        <w:r w:rsidRPr="00E859A1">
          <w:rPr>
            <w:highlight w:val="yellow"/>
            <w:rPrChange w:id="347" w:author="HÜFNER Katharina,Ass.Prof. Priv. Doz. Dr." w:date="2023-05-31T13:09:00Z">
              <w:rPr/>
            </w:rPrChange>
          </w:rPr>
          <w:fldChar w:fldCharType="separate"/>
        </w:r>
        <w:r w:rsidRPr="00E859A1">
          <w:rPr>
            <w:highlight w:val="yellow"/>
            <w:rPrChange w:id="348" w:author="HÜFNER Katharina,Ass.Prof. Priv. Doz. Dr." w:date="2023-05-31T13:09:00Z">
              <w:rPr>
                <w:rStyle w:val="Hyperlink"/>
                <w:rFonts w:ascii="Georgia" w:hAnsi="Georgia"/>
                <w:color w:val="2E2E2E"/>
              </w:rPr>
            </w:rPrChange>
          </w:rPr>
          <w:t>amino acid transporters</w:t>
        </w:r>
        <w:r w:rsidRPr="00E859A1">
          <w:rPr>
            <w:highlight w:val="yellow"/>
            <w:rPrChange w:id="349" w:author="HÜFNER Katharina,Ass.Prof. Priv. Doz. Dr." w:date="2023-05-31T13:09:00Z">
              <w:rPr/>
            </w:rPrChange>
          </w:rPr>
          <w:fldChar w:fldCharType="end"/>
        </w:r>
      </w:ins>
      <w:ins w:id="350" w:author="HÜFNER Katharina,Ass.Prof. Priv. Doz. Dr." w:date="2023-05-30T13:48:00Z">
        <w:r w:rsidRPr="00E859A1">
          <w:rPr>
            <w:highlight w:val="yellow"/>
            <w:rPrChange w:id="351" w:author="HÜFNER Katharina,Ass.Prof. Priv. Doz. Dr." w:date="2023-05-31T13:09:00Z">
              <w:rPr>
                <w:rFonts w:ascii="Georgia" w:hAnsi="Georgia"/>
                <w:color w:val="2E2E2E"/>
              </w:rPr>
            </w:rPrChange>
          </w:rPr>
          <w:t xml:space="preserve">. </w:t>
        </w:r>
      </w:ins>
      <w:ins w:id="352" w:author="HÜFNER Katharina,Ass.Prof. Priv. Doz. Dr." w:date="2023-05-30T13:06:00Z">
        <w:del w:id="353" w:author="HÜFNER Katharina,Ass.Prof. Priv. Doz. Dr." w:date="2023-05-30T13:48:00Z">
          <w:r w:rsidRPr="00E859A1" w:rsidDel="001A17D1">
            <w:rPr>
              <w:highlight w:val="yellow"/>
              <w:rPrChange w:id="354" w:author="HÜFNER Katharina,Ass.Prof. Priv. Doz. Dr." w:date="2023-05-31T13:09:00Z">
                <w:rPr>
                  <w:rFonts w:ascii="Georgia" w:hAnsi="Georgia"/>
                  <w:color w:val="2E2E2E"/>
                </w:rPr>
              </w:rPrChange>
            </w:rPr>
            <w:delText>,</w:delText>
          </w:r>
        </w:del>
        <w:r w:rsidRPr="00E859A1">
          <w:rPr>
            <w:highlight w:val="yellow"/>
            <w:rPrChange w:id="355" w:author="HÜFNER Katharina,Ass.Prof. Priv. Doz. Dr." w:date="2023-05-31T13:09:00Z">
              <w:rPr>
                <w:rFonts w:ascii="Georgia" w:hAnsi="Georgia"/>
                <w:color w:val="2E2E2E"/>
              </w:rPr>
            </w:rPrChange>
          </w:rPr>
          <w:t xml:space="preserve"> </w:t>
        </w:r>
      </w:ins>
      <w:commentRangeStart w:id="356"/>
      <w:r>
        <w:t>In</w:t>
      </w:r>
      <w:commentRangeEnd w:id="356"/>
      <w:r>
        <w:rPr>
          <w:rStyle w:val="Kommentarzeichen"/>
        </w:rPr>
        <w:commentReference w:id="356"/>
      </w:r>
      <w:r>
        <w:t xml:space="preserve"> </w:t>
      </w:r>
      <w:del w:id="357" w:author="HÜFNER Katharina,Ass.Prof. Priv. Doz. Dr." w:date="2023-05-30T14:55:00Z">
        <w:r w:rsidDel="001C2351">
          <w:delText xml:space="preserve">addition, kynurenine (KYN) and further </w:delText>
        </w:r>
      </w:del>
      <w:r>
        <w:t xml:space="preserve">downstream catabolites </w:t>
      </w:r>
      <w:ins w:id="358" w:author="HÜFNER Katharina,Ass.Prof. Priv. Doz. Dr." w:date="2023-05-30T14:55:00Z">
        <w:r>
          <w:t xml:space="preserve">along the kynurenine pathway </w:t>
        </w:r>
      </w:ins>
      <w:r>
        <w:t xml:space="preserve">such as </w:t>
      </w:r>
      <w:commentRangeStart w:id="359"/>
      <w:r>
        <w:t>quinolinic acid (QUIN</w:t>
      </w:r>
      <w:commentRangeEnd w:id="359"/>
      <w:r>
        <w:rPr>
          <w:rStyle w:val="Kommentarzeichen"/>
        </w:rPr>
        <w:commentReference w:id="359"/>
      </w:r>
      <w:r>
        <w:t xml:space="preserve">) </w:t>
      </w:r>
      <w:del w:id="360" w:author="HÜFNER Katharina,Ass.Prof. Priv. Doz. Dr." w:date="2023-05-30T14:55:00Z">
        <w:r w:rsidDel="001C2351">
          <w:delText>on their</w:delText>
        </w:r>
      </w:del>
      <w:ins w:id="361" w:author="HÜFNER Katharina,Ass.Prof. Priv. Doz. Dr." w:date="2023-05-30T14:55:00Z">
        <w:r>
          <w:t>migh</w:t>
        </w:r>
      </w:ins>
      <w:ins w:id="362" w:author="HÜFNER Katharina,Ass.Prof. Priv. Doz. Dr." w:date="2023-05-31T13:09:00Z">
        <w:r w:rsidR="00E859A1">
          <w:t xml:space="preserve">t </w:t>
        </w:r>
      </w:ins>
      <w:del w:id="363" w:author="HÜFNER Katharina,Ass.Prof. Priv. Doz. Dr." w:date="2023-05-30T14:56:00Z">
        <w:r w:rsidDel="001C2351">
          <w:delText xml:space="preserve"> own </w:delText>
        </w:r>
      </w:del>
      <w:r>
        <w:t xml:space="preserve">have </w:t>
      </w:r>
      <w:ins w:id="364" w:author="HÜFNER Katharina,Ass.Prof. Priv. Doz. Dr." w:date="2023-05-30T13:47:00Z">
        <w:del w:id="365" w:author="HÜFNER Katharina,Ass.Prof. Priv. Doz. Dr." w:date="2023-05-30T14:56:00Z">
          <w:r w:rsidDel="001C2351">
            <w:delText>are</w:delText>
          </w:r>
        </w:del>
        <w:r>
          <w:t xml:space="preserve"> neurotoxic</w:t>
        </w:r>
      </w:ins>
      <w:ins w:id="366" w:author="HÜFNER Katharina,Ass.Prof. Priv. Doz. Dr." w:date="2023-05-30T14:56:00Z">
        <w:r>
          <w:t xml:space="preserve"> properties</w:t>
        </w:r>
      </w:ins>
      <w:ins w:id="367" w:author="HÜFNER Katharina,Ass.Prof. Priv. Doz. Dr." w:date="2023-05-30T13:47:00Z">
        <w:r>
          <w:t xml:space="preserve"> </w:t>
        </w:r>
        <w:del w:id="368" w:author="HÜFNER Katharina,Ass.Prof. Priv. Doz. Dr." w:date="2023-05-30T14:56:00Z">
          <w:r w:rsidDel="001C2351">
            <w:delText xml:space="preserve">and have </w:delText>
          </w:r>
        </w:del>
      </w:ins>
      <w:del w:id="369" w:author="HÜFNER Katharina,Ass.Prof. Priv. Doz. Dr." w:date="2023-05-30T14:56:00Z">
        <w:r w:rsidDel="001C2351">
          <w:delText xml:space="preserve">anxiogenic and depressiogenic </w:delText>
        </w:r>
        <w:commentRangeStart w:id="370"/>
        <w:commentRangeStart w:id="371"/>
        <w:r w:rsidDel="001C2351">
          <w:delText>effects</w:delText>
        </w:r>
        <w:commentRangeEnd w:id="370"/>
        <w:r w:rsidDel="001C2351">
          <w:rPr>
            <w:rStyle w:val="Kommentarzeichen"/>
          </w:rPr>
          <w:commentReference w:id="370"/>
        </w:r>
        <w:commentRangeEnd w:id="371"/>
        <w:r w:rsidDel="001C2351">
          <w:rPr>
            <w:rStyle w:val="Kommentarzeichen"/>
          </w:rPr>
          <w:commentReference w:id="371"/>
        </w:r>
        <w:r w:rsidDel="001C2351">
          <w:delText xml:space="preserve">. </w:delText>
        </w:r>
      </w:del>
      <w:moveFromRangeStart w:id="372" w:author="HÜFNER Katharina,Assoz. Prof. Priv.Doz. Dr." w:date="2023-05-28T23:51:00Z" w:name="move136210333"/>
      <w:moveFrom w:id="373" w:author="HÜFNER Katharina,Assoz. Prof. Priv.Doz. Dr." w:date="2023-05-28T23:51:00Z">
        <w:del w:id="374" w:author="HÜFNER Katharina,Ass.Prof. Priv. Doz. Dr." w:date="2023-05-30T14:56:00Z">
          <w:r w:rsidDel="001C2351">
            <w:delText>Th</w:delText>
          </w:r>
        </w:del>
        <w:r w:rsidDel="00FA5249">
          <w:t xml:space="preserve">e ratio of KYN to TRP (KYN/TRP ratio) is an IDO-1 activation marker associated with anxiety and depression </w:t>
        </w:r>
        <w:r w:rsidDel="00FA5249">
          <w:fldChar w:fldCharType="begin">
            <w:fldData xml:space="preserve">PEVuZE5vdGU+PENpdGU+PEF1dGhvcj5GZWxsZW5kb3JmPC9BdXRob3I+PFllYXI+MjAyMjwvWWVh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=
</w:fldData>
          </w:fldChar>
        </w:r>
        <w:r w:rsidDel="00FA5249">
          <w:instrText xml:space="preserve"> ADDIN EN.CITE </w:instrText>
        </w:r>
        <w:r w:rsidDel="00FA5249">
          <w:fldChar w:fldCharType="begin">
            <w:fldData xml:space="preserve">PEVuZE5vdGU+PENpdGU+PEF1dGhvcj5GZWxsZW5kb3JmPC9BdXRob3I+PFllYXI+MjAyMjwvWWVh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=
</w:fldData>
          </w:fldChar>
        </w:r>
        <w:r w:rsidDel="00FA5249">
          <w:instrText xml:space="preserve"> ADDIN EN.CITE.DATA </w:instrText>
        </w:r>
      </w:moveFrom>
      <w:del w:id="375" w:author="HÜFNER Katharina,Assoz. Prof. Priv.Doz. Dr." w:date="2023-05-28T23:51:00Z"/>
      <w:moveFrom w:id="376" w:author="HÜFNER Katharina,Assoz. Prof. Priv.Doz. Dr." w:date="2023-05-28T23:51:00Z">
        <w:r w:rsidDel="00FA5249">
          <w:fldChar w:fldCharType="end"/>
        </w:r>
      </w:moveFrom>
      <w:del w:id="377" w:author="HÜFNER Katharina,Assoz. Prof. Priv.Doz. Dr." w:date="2023-05-28T23:51:00Z"/>
      <w:moveFrom w:id="378" w:author="HÜFNER Katharina,Assoz. Prof. Priv.Doz. Dr." w:date="2023-05-28T23:51:00Z">
        <w:r w:rsidDel="00FA5249">
          <w:fldChar w:fldCharType="separate"/>
        </w:r>
        <w:r w:rsidDel="00FA5249">
          <w:rPr>
            <w:noProof/>
          </w:rPr>
          <w:t>(Fellendorf et al., 2022; Hüfner et al., 2015)</w:t>
        </w:r>
        <w:r w:rsidDel="00FA5249">
          <w:fldChar w:fldCharType="end"/>
        </w:r>
        <w:r w:rsidDel="00FA5249">
          <w:fldChar w:fldCharType="begin"/>
        </w:r>
        <w:r w:rsidDel="00FA5249">
          <w:instrText>ADDIN EN.CITE</w:instrText>
        </w:r>
        <w:r w:rsidDel="00FA5249">
          <w:fldChar w:fldCharType="begin"/>
        </w:r>
        <w:r w:rsidDel="00FA5249">
          <w:instrText>ADDIN EN.CITE.DATA</w:instrText>
        </w:r>
        <w:r w:rsidDel="00FA5249">
          <w:fldChar w:fldCharType="end"/>
        </w:r>
        <w:r w:rsidDel="00FA5249">
          <w:fldChar w:fldCharType="end"/>
        </w:r>
        <w:r w:rsidDel="00FA5249">
          <w:t>.</w:t>
        </w:r>
        <w:del w:id="379" w:author="HÜFNER Katharina,Ass.Prof. Priv. Doz. Dr." w:date="2023-05-30T13:47:00Z">
          <w:r w:rsidDel="001A17D1">
            <w:delText xml:space="preserve"> </w:delText>
          </w:r>
        </w:del>
      </w:moveFrom>
      <w:moveFromRangeEnd w:id="372"/>
      <w:del w:id="380" w:author="HÜFNER Katharina,Ass.Prof. Priv. Doz. Dr." w:date="2023-05-30T13:47:00Z">
        <w:r w:rsidDel="001A17D1">
          <w:delText>QUIN acts as a N-methyl-D-aspartate (NMDA) receptor agonist and therefore amplifies the excitatory and neurotoxic effect of glutamate</w:delText>
        </w:r>
      </w:del>
      <w:r>
        <w:t xml:space="preserve">. </w:t>
      </w:r>
      <w:del w:id="381" w:author="HÜFNER Katharina,Assoz. Prof. Priv.Doz. Dr." w:date="2023-05-28T23:52:00Z">
        <w:r w:rsidDel="00FA5249">
          <w:delText xml:space="preserve">Inflammation therefore augments depression and anxiety by shifting the metabolic pathway away from a balanced neurotransmitter homeostasis seen in healthy subjects towards the anxiety- and depression-amplifying kynurenine and catabolites. </w:delText>
        </w:r>
      </w:del>
      <w:del w:id="382" w:author="HÜFNER Katharina,Assoz. Prof. Priv.Doz. Dr." w:date="2023-05-30T08:00:00Z">
        <w:r w:rsidDel="00537C9F">
          <w:delText xml:space="preserve">Increased KYN suggestive of lowered systemic serotonin availability has recently been identified in acute COVID-19 patients in comparison with uninfected controls, as well as in individuals previously tested positive for SARS-CoV-2  </w:delText>
        </w:r>
        <w:r w:rsidDel="00537C9F">
          <w:fldChar w:fldCharType="begin"/>
        </w:r>
        <w:r w:rsidDel="00537C9F">
          <w:delInstrText xml:space="preserve"> 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delInstrText>
        </w:r>
        <w:r w:rsidDel="00537C9F">
          <w:fldChar w:fldCharType="separate"/>
        </w:r>
        <w:r w:rsidDel="00537C9F">
          <w:rPr>
            <w:noProof/>
          </w:rPr>
          <w:delText>(Bizjak et al., 2022)</w:delText>
        </w:r>
        <w:r w:rsidDel="00537C9F">
          <w:fldChar w:fldCharType="end"/>
        </w:r>
        <w:r w:rsidDel="00537C9F">
          <w:delText>.</w:delText>
        </w:r>
      </w:del>
    </w:p>
    <w:p w14:paraId="355D52F3" w14:textId="77777777" w:rsidR="00E86E41" w:rsidRDefault="00E86E41">
      <w:pPr>
        <w:pStyle w:val="Textkrper"/>
        <w:rPr>
          <w:lang w:val="en-GB"/>
        </w:rPr>
        <w:pPrChange w:id="383" w:author="HÜFNER Katharina,Ass.Prof. Priv. Doz. Dr." w:date="2023-05-31T13:45:00Z">
          <w:pPr>
            <w:spacing w:after="0" w:line="480" w:lineRule="auto"/>
          </w:pPr>
        </w:pPrChange>
      </w:pPr>
      <w:r>
        <w:fldChar w:fldCharType="begin"/>
      </w:r>
      <w:r>
        <w:instrText>l., 2021; Huang et al., 2021; Nasserie et al., 2021; Taquet et al., 2021) and related to mental s</w:instrText>
      </w:r>
      <w:r>
        <w:fldChar w:fldCharType="begin"/>
      </w:r>
      <w:r>
        <w:instrText>(Al-Aly et a</w:instrText>
      </w:r>
      <w:r>
        <w:fldChar w:fldCharType="end"/>
      </w:r>
      <w:r>
        <w:fldChar w:fldCharType="end"/>
      </w:r>
      <w:r>
        <w:fldChar w:fldCharType="begin"/>
      </w:r>
      <w:r>
        <w:instrText>Hüfner et al</w:instrText>
      </w:r>
      <w:r>
        <w:fldChar w:fldCharType="end"/>
      </w:r>
    </w:p>
    <w:p w14:paraId="5843FDB5" w14:textId="026EDA5B" w:rsidR="00E86E41" w:rsidDel="00017C0E" w:rsidRDefault="00E86E41" w:rsidP="00E86E41">
      <w:pPr>
        <w:pStyle w:val="FirstParagraph"/>
        <w:rPr>
          <w:ins w:id="384" w:author="HÜFNER Katharina,Assoz. Prof. Priv.Doz. Dr." w:date="2023-05-29T01:02:00Z"/>
          <w:del w:id="385" w:author="HÜFNER Katharina,Ass.Prof. Priv. Doz. Dr." w:date="2023-05-31T13:24:00Z"/>
        </w:rPr>
      </w:pPr>
      <w:r>
        <w:fldChar w:fldCharType="begin"/>
      </w:r>
      <w:r w:rsidRPr="0007518D">
        <w:instrText>llendorf et al., 2022; Hüfner et al., 2015) .  Qu</w:instrText>
      </w:r>
      <w:r>
        <w:fldChar w:fldCharType="begin"/>
      </w:r>
      <w:r w:rsidRPr="0007518D">
        <w:instrText>(Fe</w:instrText>
      </w:r>
      <w:r>
        <w:fldChar w:fldCharType="end"/>
      </w:r>
      <w:r>
        <w:fldChar w:fldCharType="end"/>
      </w:r>
      <w:r>
        <w:t xml:space="preserve">Reactive oxygen species (ROS) pose another link between inflammation and neurotransmitter precursors. Interferon gamma (IFN-γ) was shown to trigger ROS production among others by microglia </w:t>
      </w:r>
      <w:r>
        <w:fldChar w:fldCharType="begin"/>
      </w:r>
      <w:r>
        <w:instrText xml:space="preserve"> ADDIN EN.CITE &lt;EndNote&gt;&lt;Cite&gt;&lt;Author&gt;Rahimian&lt;/Author&gt;&lt;Year&gt;2022&lt;/Year&gt;&lt;RecNum&gt;117&lt;/RecNum&gt;&lt;DisplayText&gt;(Rahimian et al., 2022)&lt;/DisplayText&gt;&lt;record&gt;&lt;rec-number&gt;117&lt;/rec-number&gt;&lt;foreign-keys&gt;&lt;key app="EN" db-id="9tt09s2ss9vtrhedz5b55dtx0005ssfv2rwp" timestamp="1675001755"&gt;117&lt;/key&gt;&lt;/foreign-keys&gt;&lt;ref-type name="Journal Article"&gt;17&lt;/ref-type&gt;&lt;contributors&gt;&lt;authors&gt;&lt;author&gt;Rahimian, R.&lt;/author&gt;&lt;author&gt;Belliveau, C.&lt;/author&gt;&lt;author&gt;Chen, R.&lt;/author&gt;&lt;author&gt;Mechawar, N.&lt;/author&gt;&lt;/authors&gt;&lt;/contributors&gt;&lt;auth-address&gt;Douglas Mental Health University Institute, McGill Group for Suicide Studies, Verdun, QC, Canada.&amp;#xD;Integrated Program in Neuroscience, McGill University, Montreal, QC, Canada.&amp;#xD;Department of Psychiatry, McGill University, Montreal, QC, Canada.&lt;/auth-address&gt;&lt;titles&gt;&lt;title&gt;Microglial Inflammatory-Metabolic Pathways and Their Potential Therapeutic Implication in Major Depressive Disorder&lt;/title&gt;&lt;secondary-title&gt;Front Psychiatry&lt;/secondary-title&gt;&lt;/titles&gt;&lt;periodical&gt;&lt;full-title&gt;Front Psychiatry&lt;/full-title&gt;&lt;/periodical&gt;&lt;pages&gt;871997&lt;/pages&gt;&lt;volume&gt;13&lt;/volume&gt;&lt;edition&gt;2022/07/06&lt;/edition&gt;&lt;keywords&gt;&lt;keyword&gt;anti-inflammatory pathway&lt;/keyword&gt;&lt;keyword&gt;major depressive disorder&lt;/keyword&gt;&lt;keyword&gt;metabolic pathway&lt;/keyword&gt;&lt;keyword&gt;microglia&lt;/keyword&gt;&lt;keyword&gt;microglial pathways as therapeutic targets&lt;/keyword&gt;&lt;keyword&gt;neuroinflammation&lt;/keyword&gt;&lt;keyword&gt;pro-inflammatory pathway&lt;/keyword&gt;&lt;keyword&gt;commercial or financial relationships that could be construed as a potential&lt;/keyword&gt;&lt;keyword&gt;conflict of interest.&lt;/keyword&gt;&lt;/keywords&gt;&lt;dates&gt;&lt;year&gt;2022&lt;/year&gt;&lt;/dates&gt;&lt;isbn&gt;1664-0640 (Print)&amp;#xD;1664-0640&lt;/isbn&gt;&lt;accession-num&gt;35782423&lt;/accession-num&gt;&lt;urls&gt;&lt;/urls&gt;&lt;custom2&gt;PMC9245023&lt;/custom2&gt;&lt;electronic-resource-num&gt;10.3389/fpsyt.2022.871997&lt;/electronic-resource-num&gt;&lt;remote-database-provider&gt;NLM&lt;/remote-database-provider&gt;&lt;language&gt;eng&lt;/language&gt;&lt;/record&gt;&lt;/Cite&gt;&lt;/EndNote&gt;</w:instrText>
      </w:r>
      <w:r>
        <w:fldChar w:fldCharType="separate"/>
      </w:r>
      <w:r>
        <w:rPr>
          <w:noProof/>
        </w:rPr>
        <w:t>(Rahimian et al., 2022)</w:t>
      </w:r>
      <w:r>
        <w:fldChar w:fldCharType="end"/>
      </w:r>
      <w:r>
        <w:t xml:space="preserve">. ROS in turn mediated depletion of 5,6,7,8-tetrahydrobiopterin (BH4), a critical co-factor for synthesis of serotonin and catecholamine neurotransmitters </w:t>
      </w:r>
      <w:r>
        <w:fldChar w:fldCharType="begin"/>
      </w:r>
      <w:r>
        <w:instrText xml:space="preserve"> ADDIN EN.CITE &lt;EndNote&gt;&lt;Cite&gt;&lt;Author&gt;Neurauter&lt;/Author&gt;&lt;Year&gt;2008&lt;/Year&gt;&lt;RecNum&gt;118&lt;/RecNum&gt;&lt;DisplayText&gt;(Neurauter et al., 2008)&lt;/DisplayText&gt;&lt;record&gt;&lt;rec-number&gt;118&lt;/rec-number&gt;&lt;foreign-keys&gt;&lt;key app="EN" db-id="9tt09s2ss9vtrhedz5b55dtx0005ssfv2rwp" timestamp="1675001755"&gt;118&lt;/key&gt;&lt;/foreign-keys&gt;&lt;ref-type name="Journal Article"&gt;17&lt;/ref-type&gt;&lt;contributors&gt;&lt;authors&gt;&lt;author&gt;Neurauter, G.&lt;/author&gt;&lt;author&gt;Schrocksnadel, K.&lt;/author&gt;&lt;author&gt;Scholl-Burgi, S.&lt;/author&gt;&lt;author&gt;Sperner-Unterweger, B.&lt;/author&gt;&lt;author&gt;Schubert, C.&lt;/author&gt;&lt;author&gt;Ledochowski, M.&lt;/author&gt;&lt;author&gt;Fuchs, D.&lt;/author&gt;&lt;/authors&gt;&lt;/contributors&gt;&lt;auth-address&gt;Division of Biological Chemistry, Biocenter, Innsbruck Medical University, Innsbruck, Austria.&lt;/auth-address&gt;&lt;titles&gt;&lt;title&gt;Chronic immune stimulation correlates with reduced phenylalanine turnover&lt;/title&gt;&lt;secondary-title&gt;Curr Drug Metab&lt;/secondary-title&gt;&lt;alt-title&gt;Current drug metabolism&lt;/alt-title&gt;&lt;/titles&gt;&lt;periodical&gt;&lt;full-title&gt;Curr Drug Metab&lt;/full-title&gt;&lt;abbr-1&gt;Current drug metabolism&lt;/abbr-1&gt;&lt;/periodical&gt;&lt;alt-periodical&gt;&lt;full-title&gt;Curr Drug Metab&lt;/full-title&gt;&lt;abbr-1&gt;Current drug metabolism&lt;/abbr-1&gt;&lt;/alt-periodical&gt;&lt;pages&gt;622-7&lt;/pages&gt;&lt;volume&gt;9&lt;/volume&gt;&lt;number&gt;7&lt;/number&gt;&lt;keywords&gt;&lt;keyword&gt;Animals&lt;/keyword&gt;&lt;keyword&gt;Biogenic Monoamines/metabolism&lt;/keyword&gt;&lt;keyword&gt;Biopterin/analogs &amp;amp; derivatives/physiology&lt;/keyword&gt;&lt;keyword&gt;Homocysteine/metabolism&lt;/keyword&gt;&lt;keyword&gt;Humans&lt;/keyword&gt;&lt;keyword&gt;Immune System/physiology&lt;/keyword&gt;&lt;keyword&gt;Inflammation/*metabolism&lt;/keyword&gt;&lt;keyword&gt;Interferon-gamma/biosynthesis&lt;/keyword&gt;&lt;keyword&gt;Oxidative Stress&lt;/keyword&gt;&lt;keyword&gt;Phenylalanine/*metabolism&lt;/keyword&gt;&lt;/keywords&gt;&lt;dates&gt;&lt;year&gt;2008&lt;/year&gt;&lt;pub-dates&gt;&lt;date&gt;Sep&lt;/date&gt;&lt;/pub-dates&gt;&lt;/dates&gt;&lt;isbn&gt;1389-2002 (Print)&amp;#xD;1389-2002 (Linking)&lt;/isbn&gt;&lt;accession-num&gt;18781914&lt;/accession-num&gt;&lt;urls&gt;&lt;related-urls&gt;&lt;url&gt;http://www.ncbi.nlm.nih.gov/pubmed/18781914&lt;/url&gt;&lt;/related-urls&gt;&lt;/urls&gt;&lt;/record&gt;&lt;/Cite&gt;&lt;/EndNote&gt;</w:instrText>
      </w:r>
      <w:r>
        <w:fldChar w:fldCharType="separate"/>
      </w:r>
      <w:r>
        <w:rPr>
          <w:noProof/>
        </w:rPr>
        <w:t>(Neurauter et al., 2008)</w:t>
      </w:r>
      <w:r>
        <w:fldChar w:fldCharType="end"/>
      </w:r>
      <w:r>
        <w:rPr>
          <w:lang w:val="en-GB" w:eastAsia="de-DE"/>
        </w:rPr>
        <w:t xml:space="preserve">. Furthermore, </w:t>
      </w:r>
      <w:r>
        <w:rPr>
          <w:lang w:eastAsia="de-DE"/>
        </w:rPr>
        <w:t xml:space="preserve">IFN-γ-stimulated macrophages and dendritic cells form neopterin, a cellular marker of inflammation, </w:t>
      </w:r>
      <w:r>
        <w:rPr>
          <w:lang w:val="en-GB" w:eastAsia="de-DE"/>
        </w:rPr>
        <w:t>instead of BH</w:t>
      </w:r>
      <w:r w:rsidRPr="00344A08">
        <w:rPr>
          <w:lang w:val="en-GB" w:eastAsia="de-DE"/>
        </w:rPr>
        <w:t>4</w:t>
      </w:r>
      <w:r>
        <w:rPr>
          <w:lang w:val="en-GB" w:eastAsia="de-DE"/>
        </w:rPr>
        <w:t xml:space="preserve"> </w:t>
      </w:r>
      <w:r>
        <w:rPr>
          <w:lang w:val="en-GB" w:eastAsia="de-DE"/>
        </w:rPr>
        <w:fldChar w:fldCharType="begin">
          <w:fldData xml:space="preserve">PEVuZE5vdGU+PENpdGU+PEF1dGhvcj5XZXJuZXI8L0F1dGhvcj48WWVhcj4xOTg5PC9ZZWFyPjxS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==
</w:fldData>
        </w:fldChar>
      </w:r>
      <w:r>
        <w:rPr>
          <w:lang w:val="en-GB" w:eastAsia="de-DE"/>
        </w:rPr>
        <w:instrText xml:space="preserve"> ADDIN EN.CITE </w:instrText>
      </w:r>
      <w:r>
        <w:rPr>
          <w:lang w:val="en-GB" w:eastAsia="de-DE"/>
        </w:rPr>
        <w:fldChar w:fldCharType="begin">
          <w:fldData xml:space="preserve">PEVuZE5vdGU+PENpdGU+PEF1dGhvcj5XZXJuZXI8L0F1dGhvcj48WWVhcj4xOTg5PC9ZZWFyPjxS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==
</w:fldData>
        </w:fldChar>
      </w:r>
      <w:r>
        <w:rPr>
          <w:lang w:val="en-GB" w:eastAsia="de-DE"/>
        </w:rPr>
        <w:instrText xml:space="preserve"> ADDIN EN.CITE.DATA </w:instrText>
      </w:r>
      <w:r>
        <w:rPr>
          <w:lang w:val="en-GB" w:eastAsia="de-DE"/>
        </w:rPr>
      </w:r>
      <w:r>
        <w:rPr>
          <w:lang w:val="en-GB" w:eastAsia="de-DE"/>
        </w:rPr>
        <w:fldChar w:fldCharType="end"/>
      </w:r>
      <w:r>
        <w:rPr>
          <w:lang w:val="en-GB" w:eastAsia="de-DE"/>
        </w:rPr>
      </w:r>
      <w:r>
        <w:rPr>
          <w:lang w:val="en-GB" w:eastAsia="de-DE"/>
        </w:rPr>
        <w:fldChar w:fldCharType="separate"/>
      </w:r>
      <w:r>
        <w:rPr>
          <w:noProof/>
          <w:lang w:val="en-GB" w:eastAsia="de-DE"/>
        </w:rPr>
        <w:t>(Werner et al., 1989)</w:t>
      </w:r>
      <w:r>
        <w:rPr>
          <w:lang w:val="en-GB" w:eastAsia="de-DE"/>
        </w:rPr>
        <w:fldChar w:fldCharType="end"/>
      </w:r>
      <w:r>
        <w:fldChar w:fldCharType="begin"/>
      </w:r>
      <w:r w:rsidRPr="008830C5">
        <w:rPr>
          <w:lang w:val="en-GB" w:eastAsia="de-DE"/>
        </w:rPr>
        <w:instrText>ADDIN EN.CITE &lt;EndNote&gt;&lt;Cite&gt;&lt;Author&gt;Sucher&lt;/Author&gt;&lt;Year&gt;2010&lt;/Year&gt;&lt;RecNum&gt;848&lt;/RecNum&gt;&lt;DisplayText&gt;(Sucher et al., 2010)&lt;/DisplayText&gt;&lt;record&gt;&lt;rec-number&gt;848&lt;/rec-number&gt;&lt;foreign-keys&gt;&lt;key app="EN" db-id="drdv0v0r1vpx23erafqv9aroxw9x5pveaz0v" timestamp="1416825308"&gt;848&lt;/key&gt;&lt;/foreign-keys&gt;&lt;ref-type name="Journal Article"&gt;17&lt;/ref-type&gt;&lt;contributors&gt;&lt;authors&gt;&lt;author&gt;Sucher, R.&lt;/author&gt;&lt;author&gt;Schroecksnadel, K.&lt;/author&gt;&lt;author&gt;Weiss, G.&lt;/author&gt;&lt;author&gt;Margreiter, R.&lt;/author&gt;&lt;author&gt;Fuchs, D.&lt;/author&gt;&lt;author&gt;Brandacher, G.&lt;/author&gt;&lt;/authors&gt;&lt;/contributors&gt;&lt;auth-address&gt;Center of Operative Medicine, Department of Visceral, Transplant, and Thoracic Surgery, Innsbruck Medical University, Austria.&lt;/auth-address&gt;&lt;titles&gt;&lt;title&gt;Neopterin, a prognostic marker in human malignancies&lt;/title&gt;&lt;secondary-title&gt;Cancer Lett&lt;/secondary-title&gt;&lt;alt-title&gt;Cancer letters&lt;/alt-title&gt;&lt;/titles&gt;&lt;periodical&gt;&lt;full-title&gt;Cancer Lett&lt;/full-title&gt;&lt;abbr-1&gt;Cancer letters&lt;/abbr-1&gt;&lt;/periodical&gt;&lt;alt-periodical&gt;&lt;full-title&gt;Cancer Lett&lt;/full-title&gt;&lt;abbr-1&gt;Cancer letters&lt;/abbr-1&gt;&lt;/alt-periodical&gt;&lt;pages&gt;13-22&lt;/pages&gt;&lt;volume&gt;287&lt;/volume&gt;&lt;number&gt;1&lt;/number&gt;&lt;keywords&gt;&lt;keyword&gt;Anemia/etiology&lt;/keyword&gt;&lt;keyword&gt;Cachexia/etiology&lt;/keyword&gt;&lt;keyword&gt;Cytokines/biosynthesis&lt;/keyword&gt;&lt;keyword&gt;Depression/etiology&lt;/keyword&gt;&lt;keyword&gt;Fatigue/etiology&lt;/keyword&gt;&lt;keyword&gt;Humans&lt;/keyword&gt;&lt;keyword&gt;Neoplasms/complications/*immunology/mortality/urine&lt;/keyword&gt;&lt;keyword&gt;Neopterin/*analysis/physiology&lt;/keyword&gt;&lt;keyword&gt;Prognosis&lt;/keyword&gt;&lt;keyword&gt;Reactive Oxygen Species/metabolism&lt;/keyword&gt;&lt;keyword&gt;Tryptophan/metabolism&lt;/keyword&gt;&lt;keyword&gt;Tumor Markers, Biological/*analysis&lt;/keyword&gt;&lt;keyword&gt;Weight Loss&lt;/keyword&gt;&lt;/keywords&gt;&lt;dates&gt;&lt;year&gt;2010&lt;/year&gt;&lt;pub-dates&gt;&lt;date&gt;Jan 1&lt;/date&gt;&lt;/pub-dates&gt;&lt;/dates&gt;&lt;isbn&gt;1872-7980 (Electronic)&amp;#xD;0304-3835 (Linking)&lt;/isbn&gt;&lt;accession-num&gt;19500901&lt;/accession-num&gt;&lt;urls&gt;&lt;related-urls&gt;&lt;url&gt;http://www.ncbi.nlm.nih.gov/pubmed/19500901&lt;/url&gt;&lt;/related-urls&gt;&lt;/urls&gt;&lt;electronic-resource-num&gt;10.1016/j.canlet.2009.05.008&lt;/electronic-resource-num&gt;&lt;/record&gt;&lt;/Cite&gt;&lt;/EndNote&gt;</w:instrText>
      </w:r>
      <w:r>
        <w:rPr>
          <w:lang w:val="en-GB" w:eastAsia="de-DE"/>
        </w:rPr>
        <w:fldChar w:fldCharType="end"/>
      </w:r>
      <w:r w:rsidRPr="008B1887">
        <w:rPr>
          <w:lang w:eastAsia="de-DE"/>
        </w:rPr>
        <w:t xml:space="preserve">. </w:t>
      </w:r>
      <w:r w:rsidRPr="00344A08">
        <w:rPr>
          <w:lang w:eastAsia="de-DE"/>
        </w:rPr>
        <w:t xml:space="preserve">Hence, reduced </w:t>
      </w:r>
      <w:r w:rsidRPr="00344A08">
        <w:t xml:space="preserve">BH4 availability can be </w:t>
      </w:r>
      <w:del w:id="386" w:author="HÜFNER Katharina,Ass.Prof. Priv. Doz. Dr." w:date="2023-05-30T15:29:00Z">
        <w:r w:rsidRPr="00344A08" w:rsidDel="006D6FE4">
          <w:delText xml:space="preserve">reliably </w:delText>
        </w:r>
      </w:del>
      <w:proofErr w:type="spellStart"/>
      <w:r w:rsidRPr="00344A08">
        <w:t>assessed</w:t>
      </w:r>
      <w:proofErr w:type="spellEnd"/>
      <w:r w:rsidRPr="00344A08">
        <w:t xml:space="preserve"> via an increased ratio of phenylalanine to tyrosine (PHE/TYR ratio) as depletion of BH4 leads to an inhibition of PHE – TYR conversion by phenylalanine-hydroxylase</w:t>
      </w:r>
      <w:r>
        <w:t xml:space="preserve"> </w:t>
      </w:r>
      <w:r>
        <w:fldChar w:fldCharType="begin">
          <w:fldData xml:space="preserve">PEVuZE5vdGU+PENpdGU+PEF1dGhvcj5DYXB1cm9uPC9BdXRob3I+PFllYXI+MjAxMTwvWWVhcj48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</w:fldData>
        </w:fldChar>
      </w:r>
      <w:r>
        <w:instrText xml:space="preserve"> ADDIN EN.CITE </w:instrText>
      </w:r>
      <w:r>
        <w:fldChar w:fldCharType="begin">
          <w:fldData xml:space="preserve">PEVuZE5vdGU+PENpdGU+PEF1dGhvcj5DYXB1cm9uPC9BdXRob3I+PFllYXI+MjAxMTwvWWVhcj48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</w:fldData>
        </w:fldChar>
      </w:r>
      <w:r>
        <w:instrText xml:space="preserve"> ADDIN EN.CITE.DATA </w:instrText>
      </w:r>
      <w:r>
        <w:fldChar w:fldCharType="end"/>
      </w:r>
      <w:r>
        <w:fldChar w:fldCharType="separate"/>
      </w:r>
      <w:r>
        <w:rPr>
          <w:noProof/>
        </w:rPr>
        <w:t>(Capuron et al., 2011)</w:t>
      </w:r>
      <w:r>
        <w:fldChar w:fldCharType="end"/>
      </w:r>
      <w:r>
        <w:t>.</w:t>
      </w:r>
      <w:ins w:id="387" w:author="HÜFNER Katharina,Assoz. Prof. Priv.Doz. Dr." w:date="2023-05-28T23:52:00Z">
        <w:r>
          <w:t xml:space="preserve"> </w:t>
        </w:r>
      </w:ins>
      <w:ins w:id="388" w:author="HÜFNER Katharina,Assoz. Prof. Priv.Doz. Dr." w:date="2023-05-28T23:55:00Z">
        <w:r w:rsidRPr="006C7D4A">
          <w:rPr>
            <w:highlight w:val="yellow"/>
            <w:rPrChange w:id="389" w:author="HÜFNER Katharina,Assoz. Prof. Priv.Doz. Dr." w:date="2023-05-29T01:01:00Z">
              <w:rPr/>
            </w:rPrChange>
          </w:rPr>
          <w:t xml:space="preserve">Changes in </w:t>
        </w:r>
      </w:ins>
      <w:ins w:id="390" w:author="HÜFNER Katharina,Assoz. Prof. Priv.Doz. Dr." w:date="2023-05-28T23:52:00Z">
        <w:r w:rsidRPr="006C7D4A">
          <w:rPr>
            <w:highlight w:val="yellow"/>
            <w:rPrChange w:id="391" w:author="HÜFNER Katharina,Assoz. Prof. Priv.Doz. Dr." w:date="2023-05-29T01:01:00Z">
              <w:rPr/>
            </w:rPrChange>
          </w:rPr>
          <w:t>PHE and TYR</w:t>
        </w:r>
      </w:ins>
      <w:ins w:id="392" w:author="HÜFNER Katharina,Assoz. Prof. Priv.Doz. Dr." w:date="2023-05-28T23:55:00Z">
        <w:r w:rsidRPr="006C7D4A">
          <w:rPr>
            <w:highlight w:val="yellow"/>
            <w:rPrChange w:id="393" w:author="HÜFNER Katharina,Assoz. Prof. Priv.Doz. Dr." w:date="2023-05-29T01:01:00Z">
              <w:rPr/>
            </w:rPrChange>
          </w:rPr>
          <w:t xml:space="preserve"> levels </w:t>
        </w:r>
        <w:del w:id="394" w:author="HÜFNER Katharina,Ass.Prof. Priv. Doz. Dr." w:date="2023-05-30T14:57:00Z">
          <w:r w:rsidRPr="006C7D4A" w:rsidDel="00846480">
            <w:rPr>
              <w:highlight w:val="yellow"/>
              <w:rPrChange w:id="395" w:author="HÜFNER Katharina,Assoz. Prof. Priv.Doz. Dr." w:date="2023-05-29T01:01:00Z">
                <w:rPr/>
              </w:rPrChange>
            </w:rPr>
            <w:delText xml:space="preserve">indicate </w:delText>
          </w:r>
        </w:del>
      </w:ins>
      <w:ins w:id="396" w:author="HÜFNER Katharina,Assoz. Prof. Priv.Doz. Dr." w:date="2023-05-28T23:52:00Z">
        <w:del w:id="397" w:author="HÜFNER Katharina,Ass.Prof. Priv. Doz. Dr." w:date="2023-05-30T14:57:00Z">
          <w:r w:rsidRPr="006C7D4A" w:rsidDel="00846480">
            <w:rPr>
              <w:highlight w:val="yellow"/>
              <w:rPrChange w:id="398" w:author="HÜFNER Katharina,Assoz. Prof. Priv.Doz. Dr." w:date="2023-05-29T01:01:00Z">
                <w:rPr/>
              </w:rPrChange>
            </w:rPr>
            <w:delText xml:space="preserve"> levels suggestive of systemic dopamine deficiency was</w:delText>
          </w:r>
        </w:del>
      </w:ins>
      <w:ins w:id="399" w:author="HÜFNER Katharina,Ass.Prof. Priv. Doz. Dr." w:date="2023-05-30T14:57:00Z">
        <w:r>
          <w:rPr>
            <w:highlight w:val="yellow"/>
          </w:rPr>
          <w:t>have been</w:t>
        </w:r>
      </w:ins>
      <w:ins w:id="400" w:author="HÜFNER Katharina,Assoz. Prof. Priv.Doz. Dr." w:date="2023-05-28T23:52:00Z">
        <w:r w:rsidRPr="006C7D4A">
          <w:rPr>
            <w:highlight w:val="yellow"/>
            <w:rPrChange w:id="401" w:author="HÜFNER Katharina,Assoz. Prof. Priv.Doz. Dr." w:date="2023-05-29T01:01:00Z">
              <w:rPr/>
            </w:rPrChange>
          </w:rPr>
          <w:t xml:space="preserve"> reported in </w:t>
        </w:r>
      </w:ins>
      <w:ins w:id="402" w:author="HÜFNER Katharina,Ass.Prof. Priv. Doz. Dr." w:date="2023-05-30T15:30:00Z">
        <w:r w:rsidR="006D6FE4">
          <w:rPr>
            <w:highlight w:val="yellow"/>
          </w:rPr>
          <w:t xml:space="preserve">different physical disorders such as </w:t>
        </w:r>
      </w:ins>
      <w:ins w:id="403" w:author="HÜFNER Katharina,Assoz. Prof. Priv.Doz. Dr." w:date="2023-05-28T23:52:00Z">
        <w:r w:rsidRPr="006C7D4A">
          <w:rPr>
            <w:highlight w:val="yellow"/>
            <w:rPrChange w:id="404" w:author="HÜFNER Katharina,Assoz. Prof. Priv.Doz. Dr." w:date="2023-05-29T01:01:00Z">
              <w:rPr/>
            </w:rPrChange>
          </w:rPr>
          <w:t>cancer, infections and inflammatory conditions and associated with depression and anxiety (6,8,16,24,25).</w:t>
        </w:r>
      </w:ins>
      <w:ins w:id="405" w:author="HÜFNER Katharina,Ass.Prof. Priv. Doz. Dr." w:date="2023-05-31T13:24:00Z">
        <w:r w:rsidR="00017C0E">
          <w:t xml:space="preserve"> </w:t>
        </w:r>
      </w:ins>
    </w:p>
    <w:p w14:paraId="7E34209A" w14:textId="3211A1F4" w:rsidR="006D6FE4" w:rsidDel="00BD3E03" w:rsidRDefault="006D6FE4" w:rsidP="006D6FE4">
      <w:pPr>
        <w:pStyle w:val="Textkrper"/>
        <w:rPr>
          <w:ins w:id="406" w:author="HÜFNER Katharina,Ass.Prof. Priv. Doz. Dr." w:date="2023-05-30T15:21:00Z"/>
          <w:del w:id="407" w:author="HÜFNER Katharina,Ass.Prof. Priv. Doz. Dr." w:date="2023-05-30T17:47:00Z"/>
          <w:lang w:val="en-GB"/>
        </w:rPr>
      </w:pPr>
    </w:p>
    <w:p w14:paraId="4368E2E5" w14:textId="77777777" w:rsidR="00E86E41" w:rsidRDefault="00E86E41">
      <w:pPr>
        <w:pStyle w:val="FirstParagraph"/>
        <w:rPr>
          <w:ins w:id="408" w:author="HÜFNER Katharina,Assoz. Prof. Priv.Doz. Dr." w:date="2023-05-30T08:00:00Z"/>
          <w:highlight w:val="yellow"/>
        </w:rPr>
        <w:pPrChange w:id="409" w:author="HÜFNER Katharina,Ass.Prof. Priv. Doz. Dr." w:date="2023-05-31T13:39:00Z">
          <w:pPr>
            <w:pStyle w:val="Textkrper"/>
          </w:pPr>
        </w:pPrChange>
      </w:pPr>
    </w:p>
    <w:p w14:paraId="190EA9D6" w14:textId="588AA80E" w:rsidR="006B4B47" w:rsidRDefault="00E86E41" w:rsidP="006B4B47">
      <w:pPr>
        <w:pStyle w:val="FirstParagraph"/>
        <w:rPr>
          <w:ins w:id="410" w:author="HÜFNER Katharina,Ass.Prof. Priv. Doz. Dr." w:date="2023-05-31T13:40:00Z"/>
        </w:rPr>
      </w:pPr>
      <w:moveFromRangeStart w:id="411" w:author="HÜFNER Katharina,Ass.Prof. Priv. Doz. Dr." w:date="2023-05-30T15:32:00Z" w:name="move136353142"/>
      <w:moveFrom w:id="412" w:author="HÜFNER Katharina,Ass.Prof. Priv. Doz. Dr." w:date="2023-05-30T15:32:00Z">
        <w:ins w:id="413" w:author="HÜFNER Katharina,Assoz. Prof. Priv.Doz. Dr." w:date="2023-05-30T08:00:00Z">
          <w:r w:rsidDel="00123C72">
            <w:t xml:space="preserve">Increased KYN suggestive of lowered systemic serotonin availability has recently been identified in acute COVID-19 patients in comparison with uninfected controls, as well as in individuals previously tested positive for SARS-CoV-2  </w:t>
          </w:r>
          <w:r w:rsidDel="00123C72">
            <w:fldChar w:fldCharType="begin"/>
          </w:r>
          <w:r w:rsidDel="00123C72">
            <w:instrText xml:space="preserve"> 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sidDel="00123C72">
            <w:fldChar w:fldCharType="separate"/>
          </w:r>
          <w:r w:rsidDel="00123C72">
            <w:rPr>
              <w:noProof/>
            </w:rPr>
            <w:t>(Bizjak et al., 2022)</w:t>
          </w:r>
          <w:r w:rsidDel="00123C72">
            <w:fldChar w:fldCharType="end"/>
          </w:r>
          <w:r w:rsidDel="00123C72">
            <w:t xml:space="preserve">. </w:t>
          </w:r>
        </w:ins>
      </w:moveFrom>
      <w:moveFromRangeEnd w:id="411"/>
      <w:ins w:id="414" w:author="HÜFNER Katharina,Assoz. Prof. Priv.Doz. Dr." w:date="2023-05-30T07:59:00Z">
        <w:r w:rsidR="00537C9F" w:rsidRPr="00537C9F">
          <w:rPr>
            <w:highlight w:val="yellow"/>
            <w:rPrChange w:id="415" w:author="HÜFNER Katharina,Assoz. Prof. Priv.Doz. Dr." w:date="2023-05-30T07:59:00Z">
              <w:rPr/>
            </w:rPrChange>
          </w:rPr>
          <w:t>SARS-CoV-2 virus is the causal pathogen of coronavirus disease 2019 (COVID-19).</w:t>
        </w:r>
        <w:r w:rsidR="00537C9F">
          <w:t xml:space="preserve"> </w:t>
        </w:r>
      </w:ins>
      <w:r w:rsidR="00E71B32">
        <w:t xml:space="preserve">Acute SARS-CoV-2 infection has been shown to trigger a strong systemic inflammatory response  </w:t>
      </w:r>
      <w:r w:rsidR="00E71B32">
        <w:fldChar w:fldCharType="begin">
          <w:fldData xml:space="preserve">PEVuZE5vdGU+PENpdGU+PEF1dGhvcj5Tb25nPC9BdXRob3I+PFllYXI+MjAyMDwvWWVhcj48UmVj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</w:fldData>
        </w:fldChar>
      </w:r>
      <w:r w:rsidR="00E71B32">
        <w:instrText xml:space="preserve"> ADDIN EN.CITE </w:instrText>
      </w:r>
      <w:r w:rsidR="00E71B32">
        <w:fldChar w:fldCharType="begin">
          <w:fldData xml:space="preserve">PEVuZE5vdGU+PENpdGU+PEF1dGhvcj5Tb25nPC9BdXRob3I+PFllYXI+MjAyMDwvWWVhcj48UmVj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</w:fldData>
        </w:fldChar>
      </w:r>
      <w:r w:rsidR="00E71B32">
        <w:instrText xml:space="preserve"> ADDIN EN.CITE.DATA </w:instrText>
      </w:r>
      <w:r w:rsidR="00E71B32">
        <w:fldChar w:fldCharType="end"/>
      </w:r>
      <w:r w:rsidR="00E71B32">
        <w:fldChar w:fldCharType="separate"/>
      </w:r>
      <w:r w:rsidR="00E71B32">
        <w:rPr>
          <w:noProof/>
        </w:rPr>
        <w:t>(Song et al., 2020)</w:t>
      </w:r>
      <w:r w:rsidR="00E71B32">
        <w:fldChar w:fldCharType="end"/>
      </w:r>
      <w:r w:rsidR="00E71B32">
        <w:t xml:space="preserve"> </w:t>
      </w:r>
      <w:r w:rsidR="00E71B32">
        <w:rPr>
          <w:lang w:val="en-GB"/>
        </w:rPr>
        <w:t>causing</w:t>
      </w:r>
      <w:r w:rsidR="00E71B32">
        <w:t xml:space="preserve"> an increased permeability of the blood brain barrier </w:t>
      </w:r>
      <w:r w:rsidR="00E71B32">
        <w:fldChar w:fldCharType="begin">
          <w:fldData xml:space="preserve">PEVuZE5vdGU+PENpdGU+PEF1dGhvcj5OYWpqYXI8L0F1dGhvcj48WWVhcj4yMDIwPC9ZZWFyPjxS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</w:fldData>
        </w:fldChar>
      </w:r>
      <w:r w:rsidR="00E71B32">
        <w:instrText xml:space="preserve"> ADDIN EN.CITE </w:instrText>
      </w:r>
      <w:r w:rsidR="00E71B32">
        <w:fldChar w:fldCharType="begin">
          <w:fldData xml:space="preserve">PEVuZE5vdGU+PENpdGU+PEF1dGhvcj5OYWpqYXI8L0F1dGhvcj48WWVhcj4yMDIwPC9ZZWFyPjxS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</w:fldData>
        </w:fldChar>
      </w:r>
      <w:r w:rsidR="00E71B32">
        <w:instrText xml:space="preserve"> ADDIN EN.CITE.DATA </w:instrText>
      </w:r>
      <w:r w:rsidR="00E71B32">
        <w:fldChar w:fldCharType="end"/>
      </w:r>
      <w:r w:rsidR="00E71B32">
        <w:fldChar w:fldCharType="separate"/>
      </w:r>
      <w:r w:rsidR="00E71B32">
        <w:rPr>
          <w:noProof/>
        </w:rPr>
        <w:t>(Najjar et al., 2020)</w:t>
      </w:r>
      <w:r w:rsidR="00E71B32">
        <w:fldChar w:fldCharType="end"/>
      </w:r>
      <w:r w:rsidR="00E71B32">
        <w:rPr>
          <w:lang w:val="en-GB"/>
        </w:rPr>
        <w:t xml:space="preserve">, so that consequences on cognition and mental health are conceivable </w:t>
      </w:r>
      <w:r w:rsidR="00E71B32">
        <w:rPr>
          <w:lang w:val="en-GB"/>
        </w:rPr>
        <w:fldChar w:fldCharType="begin"/>
      </w:r>
      <w:r w:rsidR="00E71B32">
        <w:rPr>
          <w:lang w:val="en-GB"/>
        </w:rPr>
        <w:instrText xml:space="preserve"> 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sidR="00E71B32">
        <w:rPr>
          <w:lang w:val="en-GB"/>
        </w:rPr>
        <w:fldChar w:fldCharType="separate"/>
      </w:r>
      <w:r w:rsidR="00E71B32">
        <w:rPr>
          <w:noProof/>
          <w:lang w:val="en-GB"/>
        </w:rPr>
        <w:t>(Bower et al., 2022)</w:t>
      </w:r>
      <w:r w:rsidR="00E71B32">
        <w:rPr>
          <w:lang w:val="en-GB"/>
        </w:rPr>
        <w:fldChar w:fldCharType="end"/>
      </w:r>
      <w:r w:rsidR="00E71B32">
        <w:rPr>
          <w:lang w:val="en-GB"/>
        </w:rPr>
        <w:t xml:space="preserve">. </w:t>
      </w:r>
      <w:moveToRangeStart w:id="416" w:author="HÜFNER Katharina,Ass.Prof. Priv. Doz. Dr." w:date="2023-05-30T15:32:00Z" w:name="move136353142"/>
      <w:moveTo w:id="417" w:author="HÜFNER Katharina,Ass.Prof. Priv. Doz. Dr." w:date="2023-05-30T15:32:00Z">
        <w:r w:rsidR="00123C72">
          <w:t xml:space="preserve">Increased KYN </w:t>
        </w:r>
      </w:moveTo>
      <w:ins w:id="418" w:author="HÜFNER Katharina,Ass.Prof. Priv. Doz. Dr." w:date="2023-05-30T15:33:00Z">
        <w:r w:rsidR="00123C72">
          <w:t>values have</w:t>
        </w:r>
      </w:ins>
      <w:ins w:id="419" w:author="HÜFNER Katharina,Ass.Prof. Priv. Doz. Dr." w:date="2023-05-31T13:11:00Z">
        <w:r w:rsidR="00D500F1">
          <w:t xml:space="preserve"> </w:t>
        </w:r>
      </w:ins>
      <w:moveTo w:id="420" w:author="HÜFNER Katharina,Ass.Prof. Priv. Doz. Dr." w:date="2023-05-30T15:32:00Z">
        <w:del w:id="421" w:author="HÜFNER Katharina,Ass.Prof. Priv. Doz. Dr." w:date="2023-05-30T15:33:00Z">
          <w:r w:rsidR="00123C72" w:rsidDel="00123C72">
            <w:delText xml:space="preserve">suggestive of lowered systemic serotonin availability has </w:delText>
          </w:r>
        </w:del>
        <w:r w:rsidR="00123C72">
          <w:t xml:space="preserve">recently been identified in acute COVID-19 patients </w:t>
        </w:r>
        <w:r w:rsidR="00123C72">
          <w:lastRenderedPageBreak/>
          <w:t xml:space="preserve">in comparison with uninfected controls, as well as in individuals previously tested positive for SARS-CoV-2  </w:t>
        </w:r>
        <w:r w:rsidR="00123C72">
          <w:fldChar w:fldCharType="begin"/>
        </w:r>
        <w:r w:rsidR="00123C72">
          <w:instrText xml:space="preserve"> 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sidR="00123C72">
          <w:fldChar w:fldCharType="separate"/>
        </w:r>
        <w:r w:rsidR="00123C72">
          <w:rPr>
            <w:noProof/>
          </w:rPr>
          <w:t>(Bizjak et al., 2022)</w:t>
        </w:r>
        <w:r w:rsidR="00123C72">
          <w:fldChar w:fldCharType="end"/>
        </w:r>
      </w:moveTo>
      <w:ins w:id="422" w:author="HÜFNER Katharina,Ass.Prof. Priv. Doz. Dr." w:date="2023-05-31T13:40:00Z">
        <w:r w:rsidR="006B4B47">
          <w:t xml:space="preserve"> </w:t>
        </w:r>
      </w:ins>
      <w:moveTo w:id="423" w:author="HÜFNER Katharina,Ass.Prof. Priv. Doz. Dr." w:date="2023-05-30T15:32:00Z">
        <w:del w:id="424" w:author="HÜFNER Katharina,Ass.Prof. Priv. Doz. Dr." w:date="2023-05-31T13:40:00Z">
          <w:r w:rsidR="00123C72" w:rsidDel="006B4B47">
            <w:delText xml:space="preserve">. </w:delText>
          </w:r>
        </w:del>
      </w:moveTo>
      <w:moveToRangeEnd w:id="416"/>
      <w:ins w:id="425" w:author="HÜFNER Katharina,Ass.Prof. Priv. Doz. Dr." w:date="2023-05-31T13:40:00Z">
        <w:r w:rsidR="006B4B47" w:rsidRPr="009E3271">
          <w:rPr>
            <w:highlight w:val="yellow"/>
          </w:rPr>
          <w:t xml:space="preserve">and </w:t>
        </w:r>
        <w:r w:rsidR="006B4B47">
          <w:rPr>
            <w:highlight w:val="yellow"/>
          </w:rPr>
          <w:t xml:space="preserve">are </w:t>
        </w:r>
        <w:r w:rsidR="006B4B47" w:rsidRPr="009E3271">
          <w:rPr>
            <w:highlight w:val="yellow"/>
          </w:rPr>
          <w:t>associated with inflammation and disease severity (31–37)</w:t>
        </w:r>
      </w:ins>
      <w:ins w:id="426" w:author="HÜFNER Katharina,Ass.Prof. Priv. Doz. Dr." w:date="2023-05-31T13:41:00Z">
        <w:r w:rsidR="006B4B47">
          <w:rPr>
            <w:highlight w:val="yellow"/>
          </w:rPr>
          <w:t xml:space="preserve">. </w:t>
        </w:r>
      </w:ins>
      <w:ins w:id="427" w:author="HÜFNER Katharina,Ass.Prof. Priv. Doz. Dr." w:date="2023-05-31T13:40:00Z">
        <w:r w:rsidR="006B4B47">
          <w:rPr>
            <w:highlight w:val="yellow"/>
          </w:rPr>
          <w:t xml:space="preserve"> </w:t>
        </w:r>
      </w:ins>
    </w:p>
    <w:p w14:paraId="2A64452A" w14:textId="706F969B" w:rsidR="00E71B32" w:rsidDel="00D22B0F" w:rsidRDefault="00123C72" w:rsidP="00E86E41">
      <w:pPr>
        <w:pStyle w:val="Textkrper"/>
        <w:rPr>
          <w:del w:id="428" w:author="HÜFNER Katharina,Ass.Prof. Priv. Doz. Dr." w:date="2023-05-31T13:45:00Z"/>
          <w:lang w:val="en-GB"/>
        </w:rPr>
      </w:pPr>
      <w:ins w:id="429" w:author="HÜFNER Katharina,Ass.Prof. Priv. Doz. Dr." w:date="2023-05-30T15:36:00Z">
        <w:r>
          <w:t xml:space="preserve">Changes in KYN </w:t>
        </w:r>
      </w:ins>
      <w:ins w:id="430" w:author="HÜFNER Katharina,Ass.Prof. Priv. Doz. Dr." w:date="2023-05-30T15:38:00Z">
        <w:r>
          <w:t xml:space="preserve">and PHE </w:t>
        </w:r>
      </w:ins>
      <w:ins w:id="431" w:author="HÜFNER Katharina,Ass.Prof. Priv. Doz. Dr." w:date="2023-05-30T15:36:00Z">
        <w:r>
          <w:t>levels in acute COVID-19</w:t>
        </w:r>
      </w:ins>
      <w:ins w:id="432" w:author="HÜFNER Katharina,Ass.Prof. Priv. Doz. Dr." w:date="2023-05-30T15:37:00Z">
        <w:r>
          <w:t xml:space="preserve"> </w:t>
        </w:r>
        <w:commentRangeStart w:id="433"/>
        <w:r>
          <w:t>as</w:t>
        </w:r>
      </w:ins>
      <w:commentRangeEnd w:id="433"/>
      <w:ins w:id="434" w:author="HÜFNER Katharina,Ass.Prof. Priv. Doz. Dr." w:date="2023-05-30T15:40:00Z">
        <w:r>
          <w:rPr>
            <w:rStyle w:val="Kommentarzeichen"/>
          </w:rPr>
          <w:commentReference w:id="433"/>
        </w:r>
      </w:ins>
      <w:ins w:id="435" w:author="HÜFNER Katharina,Ass.Prof. Priv. Doz. Dr." w:date="2023-05-30T15:37:00Z">
        <w:r>
          <w:t xml:space="preserve"> well as at follow up</w:t>
        </w:r>
      </w:ins>
      <w:ins w:id="436" w:author="HÜFNER Katharina,Ass.Prof. Priv. Doz. Dr." w:date="2023-05-30T15:36:00Z">
        <w:r>
          <w:t xml:space="preserve"> have also been </w:t>
        </w:r>
      </w:ins>
      <w:ins w:id="437" w:author="HÜFNER Katharina,Ass.Prof. Priv. Doz. Dr." w:date="2023-05-31T13:12:00Z">
        <w:r w:rsidR="00D500F1">
          <w:t xml:space="preserve">found </w:t>
        </w:r>
      </w:ins>
      <w:ins w:id="438" w:author="HÜFNER Katharina,Ass.Prof. Priv. Doz. Dr." w:date="2023-05-30T15:36:00Z">
        <w:r>
          <w:t>in othe</w:t>
        </w:r>
      </w:ins>
      <w:ins w:id="439" w:author="HÜFNER Katharina,Ass.Prof. Priv. Doz. Dr." w:date="2023-05-30T15:37:00Z">
        <w:r>
          <w:t>r studies</w:t>
        </w:r>
      </w:ins>
      <w:ins w:id="440" w:author="HÜFNER Katharina,Ass.Prof. Priv. Doz. Dr." w:date="2023-05-30T15:39:00Z">
        <w:r>
          <w:t xml:space="preserve"> and an </w:t>
        </w:r>
      </w:ins>
      <w:ins w:id="441" w:author="HÜFNER Katharina,Ass.Prof. Priv. Doz. Dr." w:date="2023-05-31T13:11:00Z">
        <w:r w:rsidR="00D500F1">
          <w:t>association</w:t>
        </w:r>
      </w:ins>
      <w:ins w:id="442" w:author="HÜFNER Katharina,Ass.Prof. Priv. Doz. Dr." w:date="2023-05-30T15:39:00Z">
        <w:r>
          <w:t xml:space="preserve"> with sleep </w:t>
        </w:r>
        <w:proofErr w:type="spellStart"/>
        <w:r>
          <w:t>distrubances</w:t>
        </w:r>
        <w:proofErr w:type="spellEnd"/>
        <w:r>
          <w:t xml:space="preserve"> was described</w:t>
        </w:r>
      </w:ins>
      <w:ins w:id="443" w:author="HÜFNER Katharina,Ass.Prof. Priv. Doz. Dr." w:date="2023-05-31T13:11:00Z">
        <w:r w:rsidR="00D500F1">
          <w:t>.</w:t>
        </w:r>
      </w:ins>
      <w:ins w:id="444" w:author="HÜFNER Katharina,Ass.Prof. Priv. Doz. Dr." w:date="2023-05-30T15:37:00Z">
        <w:r>
          <w:t xml:space="preserve"> </w:t>
        </w:r>
      </w:ins>
      <w:commentRangeStart w:id="445"/>
      <w:r w:rsidR="00E71B32">
        <w:rPr>
          <w:lang w:val="en-GB"/>
        </w:rPr>
        <w:t>On</w:t>
      </w:r>
      <w:commentRangeEnd w:id="445"/>
      <w:r>
        <w:rPr>
          <w:rStyle w:val="Kommentarzeichen"/>
        </w:rPr>
        <w:commentReference w:id="445"/>
      </w:r>
      <w:r w:rsidR="00E71B32">
        <w:rPr>
          <w:lang w:val="en-GB"/>
        </w:rPr>
        <w:t xml:space="preserve"> the other hand, psychological wellbeing and mental health can influence the immune system </w:t>
      </w:r>
      <w:del w:id="446" w:author="HÜFNER Katharina,Assoz. Prof. Priv.Doz. Dr." w:date="2023-05-29T00:52:00Z">
        <w:r w:rsidR="00E71B32" w:rsidDel="0081713A">
          <w:rPr>
            <w:lang w:val="en-GB"/>
          </w:rPr>
          <w:delText>via psychoneuroimmunological mechanisms, explaining</w:delText>
        </w:r>
      </w:del>
      <w:ins w:id="447" w:author="HÜFNER Katharina,Assoz. Prof. Priv.Doz. Dr." w:date="2023-05-29T00:52:00Z">
        <w:r w:rsidR="0081713A">
          <w:rPr>
            <w:lang w:val="en-GB"/>
          </w:rPr>
          <w:t xml:space="preserve">accounting </w:t>
        </w:r>
      </w:ins>
      <w:r w:rsidR="00E71B32">
        <w:rPr>
          <w:lang w:val="en-GB"/>
        </w:rPr>
        <w:t xml:space="preserve"> for </w:t>
      </w:r>
      <w:del w:id="448" w:author="HÜFNER Katharina,Assoz. Prof. Priv.Doz. Dr." w:date="2023-05-29T00:52:00Z">
        <w:r w:rsidR="00E71B32" w:rsidDel="0081713A">
          <w:rPr>
            <w:lang w:val="en-GB"/>
          </w:rPr>
          <w:delText xml:space="preserve">example </w:delText>
        </w:r>
      </w:del>
      <w:r w:rsidR="00E71B32">
        <w:rPr>
          <w:lang w:val="en-GB"/>
        </w:rPr>
        <w:t xml:space="preserve">the higher susceptibility and risk for a more severe disease course in individuals with mental disorders  </w:t>
      </w:r>
      <w:r w:rsidR="00E71B32">
        <w:rPr>
          <w:lang w:val="en-GB"/>
        </w:rPr>
        <w:fldChar w:fldCharType="begin"/>
      </w:r>
      <w:r w:rsidR="00E71B32">
        <w:rPr>
          <w:lang w:val="en-GB"/>
        </w:rPr>
        <w:instrText xml:space="preserve"> ADDIN EN.CITE &lt;EndNote&gt;&lt;Cite&gt;&lt;Author&gt;Wang&lt;/Author&gt;&lt;Year&gt;2021&lt;/Year&gt;&lt;RecNum&gt;116&lt;/RecNum&gt;&lt;DisplayText&gt;(Wang et al., 2021)&lt;/DisplayText&gt;&lt;record&gt;&lt;rec-number&gt;116&lt;/rec-number&gt;&lt;foreign-keys&gt;&lt;key app="EN" db-id="9tt09s2ss9vtrhedz5b55dtx0005ssfv2rwp" timestamp="1675001755"&gt;116&lt;/key&gt;&lt;/foreign-keys&gt;&lt;ref-type name="Journal Article"&gt;17&lt;/ref-type&gt;&lt;contributors&gt;&lt;authors&gt;&lt;author&gt;Wang, QuanQiu&lt;/author&gt;&lt;author&gt;Xu, Rong&lt;/author&gt;&lt;author&gt;Volkow, Nora D.&lt;/author&gt;&lt;/authors&gt;&lt;/contributors&gt;&lt;titles&gt;&lt;title&gt;Increased risk of COVID-19 infection and mortality in people with mental disorders: analysis from electronic health records in the United States&lt;/title&gt;&lt;secondary-title&gt;World Psychiatry&lt;/secondary-title&gt;&lt;/titles&gt;&lt;periodical&gt;&lt;full-title&gt;World Psychiatry&lt;/full-title&gt;&lt;/periodical&gt;&lt;pages&gt;124-130&lt;/pages&gt;&lt;volume&gt;20&lt;/volume&gt;&lt;number&gt;1&lt;/number&gt;&lt;dates&gt;&lt;year&gt;2021&lt;/year&gt;&lt;/dates&gt;&lt;isbn&gt;1723-8617&lt;/isbn&gt;&lt;urls&gt;&lt;related-urls&gt;&lt;url&gt;https://onlinelibrary.wiley.com/doi/abs/10.1002/wps.20806&lt;/url&gt;&lt;/related-urls&gt;&lt;/urls&gt;&lt;electronic-resource-num&gt;https://doi.org/10.1002/wps.20806&lt;/electronic-resource-num&gt;&lt;/record&gt;&lt;/Cite&gt;&lt;/EndNote&gt;</w:instrText>
      </w:r>
      <w:r w:rsidR="00E71B32">
        <w:rPr>
          <w:lang w:val="en-GB"/>
        </w:rPr>
        <w:fldChar w:fldCharType="separate"/>
      </w:r>
      <w:r w:rsidR="00E71B32">
        <w:rPr>
          <w:noProof/>
          <w:lang w:val="en-GB"/>
        </w:rPr>
        <w:t>(Wang et al., 2021)</w:t>
      </w:r>
      <w:r w:rsidR="00E71B32">
        <w:rPr>
          <w:lang w:val="en-GB"/>
        </w:rPr>
        <w:fldChar w:fldCharType="end"/>
      </w:r>
      <w:r w:rsidR="00E71B32">
        <w:rPr>
          <w:lang w:val="en-GB"/>
        </w:rPr>
        <w:t>.</w:t>
      </w:r>
      <w:ins w:id="449" w:author="HÜFNER Katharina,Assoz. Prof. Priv.Doz. Dr." w:date="2023-05-29T00:52:00Z">
        <w:r w:rsidR="0081713A">
          <w:rPr>
            <w:lang w:val="en-GB"/>
          </w:rPr>
          <w:t xml:space="preserve"> </w:t>
        </w:r>
        <w:r w:rsidR="0081713A" w:rsidRPr="006C7D4A">
          <w:rPr>
            <w:highlight w:val="yellow"/>
            <w:lang w:val="en-GB"/>
            <w:rPrChange w:id="450" w:author="HÜFNER Katharina,Assoz. Prof. Priv.Doz. Dr." w:date="2023-05-29T01:00:00Z">
              <w:rPr>
                <w:lang w:val="en-GB"/>
              </w:rPr>
            </w:rPrChange>
          </w:rPr>
          <w:t xml:space="preserve">Mental stress is </w:t>
        </w:r>
      </w:ins>
      <w:ins w:id="451" w:author="HÜFNER Katharina,Assoz. Prof. Priv.Doz. Dr." w:date="2023-05-29T00:53:00Z">
        <w:r w:rsidR="0081713A" w:rsidRPr="006C7D4A">
          <w:rPr>
            <w:highlight w:val="yellow"/>
            <w:lang w:val="en-GB"/>
            <w:rPrChange w:id="452" w:author="HÜFNER Katharina,Assoz. Prof. Priv.Doz. Dr." w:date="2023-05-29T01:00:00Z">
              <w:rPr>
                <w:lang w:val="en-GB"/>
              </w:rPr>
            </w:rPrChange>
          </w:rPr>
          <w:t>important</w:t>
        </w:r>
      </w:ins>
      <w:ins w:id="453" w:author="HÜFNER Katharina,Assoz. Prof. Priv.Doz. Dr." w:date="2023-05-29T00:52:00Z">
        <w:r w:rsidR="0081713A" w:rsidRPr="006C7D4A">
          <w:rPr>
            <w:highlight w:val="yellow"/>
            <w:lang w:val="en-GB"/>
            <w:rPrChange w:id="454" w:author="HÜFNER Katharina,Assoz. Prof. Priv.Doz. Dr." w:date="2023-05-29T01:00:00Z">
              <w:rPr>
                <w:lang w:val="en-GB"/>
              </w:rPr>
            </w:rPrChange>
          </w:rPr>
          <w:t xml:space="preserve"> </w:t>
        </w:r>
      </w:ins>
      <w:ins w:id="455" w:author="HÜFNER Katharina,Assoz. Prof. Priv.Doz. Dr." w:date="2023-05-29T00:53:00Z">
        <w:r w:rsidR="0081713A" w:rsidRPr="006C7D4A">
          <w:rPr>
            <w:highlight w:val="yellow"/>
            <w:lang w:val="en-GB"/>
            <w:rPrChange w:id="456" w:author="HÜFNER Katharina,Assoz. Prof. Priv.Doz. Dr." w:date="2023-05-29T01:00:00Z">
              <w:rPr>
                <w:lang w:val="en-GB"/>
              </w:rPr>
            </w:rPrChange>
          </w:rPr>
          <w:t xml:space="preserve">mediating the effects of mental disorders on the immune system, and can act via the HPA </w:t>
        </w:r>
        <w:r w:rsidR="0081713A" w:rsidRPr="00BE4BBD">
          <w:rPr>
            <w:highlight w:val="yellow"/>
            <w:lang w:val="en-GB"/>
            <w:rPrChange w:id="457" w:author="HÜFNER Katharina,Ass.Prof. Priv. Doz. Dr." w:date="2023-05-30T10:25:00Z">
              <w:rPr>
                <w:lang w:val="en-GB"/>
              </w:rPr>
            </w:rPrChange>
          </w:rPr>
          <w:t>axis</w:t>
        </w:r>
      </w:ins>
      <w:ins w:id="458" w:author="HÜFNER Katharina,Ass.Prof. Priv. Doz. Dr." w:date="2023-05-30T10:26:00Z">
        <w:r w:rsidR="007D16D8">
          <w:rPr>
            <w:highlight w:val="yellow"/>
            <w:lang w:val="en-GB"/>
          </w:rPr>
          <w:t xml:space="preserve"> (ZITAT)</w:t>
        </w:r>
      </w:ins>
      <w:ins w:id="459" w:author="HÜFNER Katharina,Assoz. Prof. Priv.Doz. Dr." w:date="2023-05-29T00:54:00Z">
        <w:r w:rsidR="0081713A" w:rsidRPr="00BE4BBD">
          <w:rPr>
            <w:highlight w:val="yellow"/>
            <w:lang w:val="en-GB"/>
            <w:rPrChange w:id="460" w:author="HÜFNER Katharina,Ass.Prof. Priv. Doz. Dr." w:date="2023-05-30T10:25:00Z">
              <w:rPr>
                <w:lang w:val="en-GB"/>
              </w:rPr>
            </w:rPrChange>
          </w:rPr>
          <w:t xml:space="preserve">. </w:t>
        </w:r>
      </w:ins>
      <w:ins w:id="461" w:author="HÜFNER Katharina,Ass.Prof. Priv. Doz. Dr." w:date="2023-05-30T10:23:00Z">
        <w:r w:rsidR="001506CB" w:rsidRPr="00BE4BBD">
          <w:rPr>
            <w:highlight w:val="yellow"/>
            <w:lang w:val="en-GB"/>
            <w:rPrChange w:id="462" w:author="HÜFNER Katharina,Ass.Prof. Priv. Doz. Dr." w:date="2023-05-30T10:25:00Z">
              <w:rPr>
                <w:lang w:val="en-GB"/>
              </w:rPr>
            </w:rPrChange>
          </w:rPr>
          <w:t xml:space="preserve"> </w:t>
        </w:r>
      </w:ins>
      <w:del w:id="463" w:author="HÜFNER Katharina,Assoz. Prof. Priv.Doz. Dr." w:date="2023-05-29T00:52:00Z">
        <w:r w:rsidR="006D6FE4" w:rsidDel="0081713A">
          <w:rPr>
            <w:lang w:val="en-GB"/>
          </w:rPr>
          <w:delText>Protracted inflammation can lead to mental health impairment, namely depressive symptoms via psychoneuroimmunolgoical mechanisms</w:delText>
        </w:r>
        <w:r w:rsidR="006D6FE4" w:rsidRPr="008830C5" w:rsidDel="0081713A">
          <w:rPr>
            <w:lang w:val="en-GB"/>
          </w:rPr>
          <w:delText xml:space="preserve"> </w:delText>
        </w:r>
        <w:r w:rsidR="006D6FE4" w:rsidDel="0081713A">
          <w:fldChar w:fldCharType="begin"/>
        </w:r>
        <w:r w:rsidR="006D6FE4" w:rsidDel="0081713A">
          <w:delInstrText xml:space="preserve"> 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delInstrText>
        </w:r>
        <w:r w:rsidR="006D6FE4" w:rsidDel="0081713A">
          <w:fldChar w:fldCharType="separate"/>
        </w:r>
        <w:r w:rsidR="006D6FE4" w:rsidRPr="00187863" w:rsidDel="0081713A">
          <w:rPr>
            <w:noProof/>
            <w:lang w:val="en-GB"/>
          </w:rPr>
          <w:delText>(Dantzer et al., 2008)</w:delText>
        </w:r>
        <w:r w:rsidR="006D6FE4" w:rsidDel="0081713A">
          <w:fldChar w:fldCharType="end"/>
        </w:r>
      </w:del>
      <w:del w:id="464" w:author="HÜFNER Katharina,Ass.Prof. Priv. Doz. Dr." w:date="2023-05-30T13:48:00Z">
        <w:r w:rsidR="006D6FE4" w:rsidDel="001A17D1">
          <w:rPr>
            <w:lang w:val="en-GB"/>
          </w:rPr>
          <w:delText>.</w:delText>
        </w:r>
      </w:del>
      <w:r w:rsidR="006D6FE4">
        <w:t xml:space="preserve"> Individual health in COVID-19 survivors</w:t>
      </w:r>
      <w:ins w:id="465" w:author="HÜFNER Katharina,Assoz. Prof. Priv.Doz. Dr." w:date="2023-05-29T00:55:00Z">
        <w:r w:rsidR="006D6FE4">
          <w:t xml:space="preserve"> is</w:t>
        </w:r>
        <w:r w:rsidR="006D6FE4" w:rsidRPr="0081713A">
          <w:t xml:space="preserve"> </w:t>
        </w:r>
      </w:ins>
      <w:ins w:id="466" w:author="HÜFNER Katharina,Ass.Prof. Priv. Doz. Dr." w:date="2023-05-30T10:26:00Z">
        <w:r w:rsidR="006D6FE4">
          <w:t xml:space="preserve">negatively </w:t>
        </w:r>
      </w:ins>
      <w:moveToRangeStart w:id="467" w:author="HÜFNER Katharina,Assoz. Prof. Priv.Doz. Dr." w:date="2023-05-29T00:55:00Z" w:name="move136214168"/>
      <w:moveTo w:id="468" w:author="HÜFNER Katharina,Assoz. Prof. Priv.Doz. Dr." w:date="2023-05-29T00:55:00Z">
        <w:r w:rsidR="006D6FE4">
          <w:t xml:space="preserve">influenced by </w:t>
        </w:r>
        <w:del w:id="469" w:author="HÜFNER Katharina,Ass.Prof. Priv. Doz. Dr." w:date="2023-05-30T10:26:00Z">
          <w:r w:rsidR="006D6FE4" w:rsidDel="007D16D8">
            <w:rPr>
              <w:lang w:val="en-GB"/>
            </w:rPr>
            <w:delText>measurements</w:delText>
          </w:r>
        </w:del>
      </w:moveTo>
      <w:ins w:id="470" w:author="HÜFNER Katharina,Ass.Prof. Priv. Doz. Dr." w:date="2023-05-30T10:26:00Z">
        <w:r w:rsidR="006D6FE4">
          <w:rPr>
            <w:lang w:val="en-GB"/>
          </w:rPr>
          <w:t xml:space="preserve">high </w:t>
        </w:r>
      </w:ins>
      <w:ins w:id="471" w:author="HÜFNER Katharina,Ass.Prof. Priv. Doz. Dr." w:date="2023-05-30T10:27:00Z">
        <w:r w:rsidR="006D6FE4">
          <w:rPr>
            <w:lang w:val="en-GB"/>
          </w:rPr>
          <w:t xml:space="preserve">values </w:t>
        </w:r>
      </w:ins>
      <w:moveTo w:id="472" w:author="HÜFNER Katharina,Assoz. Prof. Priv.Doz. Dr." w:date="2023-05-29T00:55:00Z">
        <w:r w:rsidR="006D6FE4">
          <w:rPr>
            <w:lang w:val="en-GB"/>
          </w:rPr>
          <w:t xml:space="preserve"> of health concern and mental stress </w:t>
        </w:r>
        <w:r w:rsidR="006D6FE4">
          <w:rPr>
            <w:lang w:val="en-GB"/>
          </w:rPr>
          <w:fldChar w:fldCharType="begin">
            <w:fldData xml:space="preserve">PEVuZE5vdGU+PENpdGU+PEF1dGhvcj5Iw7xmbmVyPC9BdXRob3I+PFllYXI+MjAyMjwvWWVhcj48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</w:fldData>
          </w:fldChar>
        </w:r>
        <w:r w:rsidR="006D6FE4">
          <w:rPr>
            <w:lang w:val="en-GB"/>
          </w:rPr>
          <w:instrText xml:space="preserve"> ADDIN EN.CITE </w:instrText>
        </w:r>
        <w:r w:rsidR="006D6FE4">
          <w:rPr>
            <w:lang w:val="en-GB"/>
          </w:rPr>
          <w:fldChar w:fldCharType="begin">
            <w:fldData xml:space="preserve">PEVuZE5vdGU+PENpdGU+PEF1dGhvcj5Iw7xmbmVyPC9BdXRob3I+PFllYXI+MjAyMjwvWWVhcj48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</w:fldData>
          </w:fldChar>
        </w:r>
        <w:r w:rsidR="006D6FE4">
          <w:rPr>
            <w:lang w:val="en-GB"/>
          </w:rPr>
          <w:instrText xml:space="preserve"> ADDIN EN.CITE.DATA </w:instrText>
        </w:r>
      </w:moveTo>
      <w:ins w:id="473" w:author="HÜFNER Katharina,Assoz. Prof. Priv.Doz. Dr." w:date="2023-05-29T00:55:00Z">
        <w:r w:rsidR="006D6FE4">
          <w:rPr>
            <w:lang w:val="en-GB"/>
          </w:rPr>
        </w:r>
      </w:ins>
      <w:moveTo w:id="474" w:author="HÜFNER Katharina,Assoz. Prof. Priv.Doz. Dr." w:date="2023-05-29T00:55:00Z">
        <w:r w:rsidR="006D6FE4">
          <w:rPr>
            <w:lang w:val="en-GB"/>
          </w:rPr>
          <w:fldChar w:fldCharType="end"/>
        </w:r>
      </w:moveTo>
      <w:ins w:id="475" w:author="HÜFNER Katharina,Assoz. Prof. Priv.Doz. Dr." w:date="2023-05-29T00:55:00Z">
        <w:r w:rsidR="006D6FE4">
          <w:rPr>
            <w:lang w:val="en-GB"/>
          </w:rPr>
        </w:r>
      </w:ins>
      <w:moveTo w:id="476" w:author="HÜFNER Katharina,Assoz. Prof. Priv.Doz. Dr." w:date="2023-05-29T00:55:00Z">
        <w:r w:rsidR="006D6FE4">
          <w:rPr>
            <w:lang w:val="en-GB"/>
          </w:rPr>
          <w:fldChar w:fldCharType="separate"/>
        </w:r>
        <w:r w:rsidR="006D6FE4">
          <w:rPr>
            <w:noProof/>
            <w:lang w:val="en-GB"/>
          </w:rPr>
          <w:t>(Hüfner et al., 2022a; Hüfner et al., 2022b; Matta et al., 2022; Staudt et al., 2022)</w:t>
        </w:r>
        <w:r w:rsidR="006D6FE4">
          <w:rPr>
            <w:lang w:val="en-GB"/>
          </w:rPr>
          <w:fldChar w:fldCharType="end"/>
        </w:r>
      </w:moveTo>
      <w:moveToRangeEnd w:id="467"/>
      <w:ins w:id="477" w:author="HÜFNER Katharina,Ass.Prof. Priv. Doz. Dr." w:date="2023-05-30T10:27:00Z">
        <w:r w:rsidR="006D6FE4">
          <w:rPr>
            <w:lang w:val="en-GB"/>
          </w:rPr>
          <w:t xml:space="preserve">. </w:t>
        </w:r>
        <w:r w:rsidR="006D6FE4" w:rsidRPr="007D16D8">
          <w:rPr>
            <w:highlight w:val="yellow"/>
            <w:lang w:val="en-GB"/>
            <w:rPrChange w:id="478" w:author="HÜFNER Katharina,Ass.Prof. Priv. Doz. Dr." w:date="2023-05-30T10:27:00Z">
              <w:rPr>
                <w:lang w:val="en-GB"/>
              </w:rPr>
            </w:rPrChange>
          </w:rPr>
          <w:t>This effect is</w:t>
        </w:r>
      </w:ins>
      <w:r w:rsidR="006D6FE4" w:rsidRPr="007D16D8">
        <w:rPr>
          <w:highlight w:val="yellow"/>
          <w:rPrChange w:id="479" w:author="HÜFNER Katharina,Ass.Prof. Priv. Doz. Dr." w:date="2023-05-30T10:27:00Z">
            <w:rPr/>
          </w:rPrChange>
        </w:rPr>
        <w:t xml:space="preserve"> </w:t>
      </w:r>
      <w:ins w:id="480" w:author="HÜFNER Katharina,Assoz. Prof. Priv.Doz. Dr." w:date="2023-05-29T00:56:00Z">
        <w:r w:rsidR="006D6FE4" w:rsidRPr="007D16D8">
          <w:rPr>
            <w:highlight w:val="yellow"/>
            <w:rPrChange w:id="481" w:author="HÜFNER Katharina,Ass.Prof. Priv. Doz. Dr." w:date="2023-05-30T10:27:00Z">
              <w:rPr/>
            </w:rPrChange>
          </w:rPr>
          <w:t>more pronounced than</w:t>
        </w:r>
        <w:r w:rsidR="006D6FE4">
          <w:t xml:space="preserve"> </w:t>
        </w:r>
      </w:ins>
      <w:del w:id="482" w:author="HÜFNER Katharina,Assoz. Prof. Priv.Doz. Dr." w:date="2023-05-29T00:56:00Z">
        <w:r w:rsidR="006D6FE4" w:rsidDel="0081713A">
          <w:rPr>
            <w:lang w:val="en-GB"/>
          </w:rPr>
          <w:delText xml:space="preserve">shows only weak </w:delText>
        </w:r>
        <w:r w:rsidR="006D6FE4" w:rsidDel="0081713A">
          <w:delText xml:space="preserve">association with routine inflammatory markers, </w:delText>
        </w:r>
      </w:del>
      <w:r w:rsidR="006D6FE4">
        <w:t xml:space="preserve">antibody titers, impaired lung function, lung lesions or cardiac deficits, </w:t>
      </w:r>
      <w:del w:id="483" w:author="HÜFNER Katharina,Assoz. Prof. Priv.Doz. Dr." w:date="2023-05-29T00:56:00Z">
        <w:r w:rsidR="006D6FE4" w:rsidDel="0081713A">
          <w:delText>but is rather</w:delText>
        </w:r>
      </w:del>
      <w:moveFromRangeStart w:id="484" w:author="HÜFNER Katharina,Assoz. Prof. Priv.Doz. Dr." w:date="2023-05-29T00:55:00Z" w:name="move136214168"/>
      <w:moveFrom w:id="485" w:author="HÜFNER Katharina,Assoz. Prof. Priv.Doz. Dr." w:date="2023-05-29T00:55:00Z">
        <w:del w:id="486" w:author="HÜFNER Katharina,Assoz. Prof. Priv.Doz. Dr." w:date="2023-05-29T00:56:00Z">
          <w:r w:rsidR="006D6FE4" w:rsidDel="0081713A">
            <w:delText xml:space="preserve"> </w:delText>
          </w:r>
        </w:del>
        <w:r w:rsidR="006D6FE4" w:rsidDel="0081713A">
          <w:t xml:space="preserve">influenced by </w:t>
        </w:r>
        <w:r w:rsidR="006D6FE4" w:rsidDel="0081713A">
          <w:rPr>
            <w:lang w:val="en-GB"/>
          </w:rPr>
          <w:t xml:space="preserve">measurements of health concern and mental stress </w:t>
        </w:r>
        <w:r w:rsidR="006D6FE4" w:rsidDel="0081713A">
          <w:rPr>
            <w:lang w:val="en-GB"/>
          </w:rPr>
          <w:fldChar w:fldCharType="begin">
            <w:fldData xml:space="preserve">PEVuZE5vdGU+PENpdGU+PEF1dGhvcj5Iw7xmbmVyPC9BdXRob3I+PFllYXI+MjAyMjwvWWVhcj48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</w:fldData>
          </w:fldChar>
        </w:r>
        <w:r w:rsidR="006D6FE4" w:rsidDel="0081713A">
          <w:rPr>
            <w:lang w:val="en-GB"/>
          </w:rPr>
          <w:instrText xml:space="preserve"> ADDIN EN.CITE </w:instrText>
        </w:r>
        <w:r w:rsidR="006D6FE4" w:rsidDel="0081713A">
          <w:rPr>
            <w:lang w:val="en-GB"/>
          </w:rPr>
          <w:fldChar w:fldCharType="begin">
            <w:fldData xml:space="preserve">PEVuZE5vdGU+PENpdGU+PEF1dGhvcj5Iw7xmbmVyPC9BdXRob3I+PFllYXI+MjAyMjwvWWVhcj48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</w:fldData>
          </w:fldChar>
        </w:r>
        <w:r w:rsidR="006D6FE4" w:rsidDel="0081713A">
          <w:rPr>
            <w:lang w:val="en-GB"/>
          </w:rPr>
          <w:instrText xml:space="preserve"> ADDIN EN.CITE.DATA </w:instrText>
        </w:r>
      </w:moveFrom>
      <w:del w:id="487" w:author="HÜFNER Katharina,Assoz. Prof. Priv.Doz. Dr." w:date="2023-05-29T00:55:00Z">
        <w:r w:rsidR="006D6FE4" w:rsidDel="0081713A">
          <w:rPr>
            <w:lang w:val="en-GB"/>
          </w:rPr>
        </w:r>
      </w:del>
      <w:moveFrom w:id="488" w:author="HÜFNER Katharina,Assoz. Prof. Priv.Doz. Dr." w:date="2023-05-29T00:55:00Z">
        <w:r w:rsidR="006D6FE4" w:rsidDel="0081713A">
          <w:rPr>
            <w:lang w:val="en-GB"/>
          </w:rPr>
          <w:fldChar w:fldCharType="end"/>
        </w:r>
      </w:moveFrom>
      <w:del w:id="489" w:author="HÜFNER Katharina,Assoz. Prof. Priv.Doz. Dr." w:date="2023-05-29T00:55:00Z">
        <w:r w:rsidR="006D6FE4" w:rsidDel="0081713A">
          <w:rPr>
            <w:lang w:val="en-GB"/>
          </w:rPr>
        </w:r>
      </w:del>
      <w:moveFrom w:id="490" w:author="HÜFNER Katharina,Assoz. Prof. Priv.Doz. Dr." w:date="2023-05-29T00:55:00Z">
        <w:r w:rsidR="006D6FE4" w:rsidDel="0081713A">
          <w:rPr>
            <w:lang w:val="en-GB"/>
          </w:rPr>
          <w:fldChar w:fldCharType="separate"/>
        </w:r>
        <w:r w:rsidR="006D6FE4" w:rsidDel="0081713A">
          <w:rPr>
            <w:noProof/>
            <w:lang w:val="en-GB"/>
          </w:rPr>
          <w:t>(Hüfner et al., 2022a; Hüfner et al., 2022b; Matta et al., 2022; Staudt et al., 2022)</w:t>
        </w:r>
        <w:r w:rsidR="006D6FE4" w:rsidDel="0081713A">
          <w:rPr>
            <w:lang w:val="en-GB"/>
          </w:rPr>
          <w:fldChar w:fldCharType="end"/>
        </w:r>
      </w:moveFrom>
      <w:moveFromRangeEnd w:id="484"/>
      <w:r w:rsidR="006D6FE4">
        <w:rPr>
          <w:lang w:val="en-GB"/>
        </w:rPr>
        <w:t xml:space="preserve">. </w:t>
      </w:r>
      <w:del w:id="491" w:author="HÜFNER Katharina,Ass.Prof. Priv. Doz. Dr." w:date="2023-05-30T10:27:00Z">
        <w:r w:rsidR="006D6FE4" w:rsidDel="007D16D8">
          <w:delText xml:space="preserve">Anxiety and depressive symptoms are prevalent in the general population and are increased in survivors of COVID-19 </w:delText>
        </w:r>
        <w:r w:rsidR="006D6FE4" w:rsidDel="007D16D8">
          <w:fldChar w:fldCharType="begin">
            <w:fldData xml:space="preserve">PEVuZE5vdGU+PENpdGU+PEF1dGhvcj5BbC1BbHk8L0F1dGhvcj48WWVhcj4yMDIxPC9ZZWFyPjxS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</w:fldData>
          </w:fldChar>
        </w:r>
        <w:r w:rsidR="006D6FE4" w:rsidDel="007D16D8">
          <w:delInstrText xml:space="preserve"> ADDIN EN.CITE </w:delInstrText>
        </w:r>
        <w:r w:rsidR="006D6FE4" w:rsidDel="007D16D8">
          <w:fldChar w:fldCharType="begin">
            <w:fldData xml:space="preserve">PEVuZE5vdGU+PENpdGU+PEF1dGhvcj5BbC1BbHk8L0F1dGhvcj48WWVhcj4yMDIxPC9ZZWFyPjxS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</w:fldData>
          </w:fldChar>
        </w:r>
        <w:r w:rsidR="006D6FE4" w:rsidDel="007D16D8">
          <w:delInstrText xml:space="preserve"> ADDIN EN.CITE.DATA </w:delInstrText>
        </w:r>
        <w:r w:rsidR="006D6FE4" w:rsidDel="007D16D8">
          <w:fldChar w:fldCharType="end"/>
        </w:r>
        <w:r w:rsidR="006D6FE4" w:rsidDel="007D16D8">
          <w:fldChar w:fldCharType="separate"/>
        </w:r>
        <w:r w:rsidR="006D6FE4" w:rsidDel="007D16D8">
          <w:rPr>
            <w:noProof/>
          </w:rPr>
          <w:delText>(Al-Aly et al., 2021; Huang et al., 2021; Nasserie et al., 2021; Taquet et al., 2021)</w:delText>
        </w:r>
        <w:r w:rsidR="006D6FE4" w:rsidDel="007D16D8">
          <w:fldChar w:fldCharType="end"/>
        </w:r>
        <w:r w:rsidR="006D6FE4" w:rsidDel="007D16D8">
          <w:delText xml:space="preserve">  and related to mental stress in individuals following COVID-19</w:delText>
        </w:r>
        <w:r w:rsidR="006D6FE4" w:rsidRPr="008830C5" w:rsidDel="007D16D8">
          <w:rPr>
            <w:lang w:val="en-GB"/>
          </w:rPr>
          <w:delText xml:space="preserve"> </w:delText>
        </w:r>
        <w:r w:rsidR="006D6FE4" w:rsidDel="007D16D8">
          <w:fldChar w:fldCharType="begin">
            <w:fldData xml:space="preserve">PEVuZE5vdGU+PENpdGU+PEF1dGhvcj5Iw7xmbmVyPC9BdXRob3I+PFllYXI+MjAyMjwvWWVhcj48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</w:fldData>
          </w:fldChar>
        </w:r>
        <w:r w:rsidR="006D6FE4" w:rsidDel="007D16D8">
          <w:delInstrText xml:space="preserve"> ADDIN EN.CITE </w:delInstrText>
        </w:r>
        <w:r w:rsidR="006D6FE4" w:rsidDel="007D16D8">
          <w:fldChar w:fldCharType="begin">
            <w:fldData xml:space="preserve">PEVuZE5vdGU+PENpdGU+PEF1dGhvcj5Iw7xmbmVyPC9BdXRob3I+PFllYXI+MjAyMjwvWWVhcj48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</w:fldData>
          </w:fldChar>
        </w:r>
        <w:r w:rsidR="006D6FE4" w:rsidDel="007D16D8">
          <w:delInstrText xml:space="preserve"> ADDIN EN.CITE.DATA </w:delInstrText>
        </w:r>
        <w:r w:rsidR="006D6FE4" w:rsidDel="007D16D8">
          <w:fldChar w:fldCharType="end"/>
        </w:r>
        <w:r w:rsidR="006D6FE4" w:rsidDel="007D16D8">
          <w:fldChar w:fldCharType="separate"/>
        </w:r>
        <w:r w:rsidR="006D6FE4" w:rsidRPr="00187863" w:rsidDel="007D16D8">
          <w:rPr>
            <w:noProof/>
            <w:lang w:val="en-GB"/>
          </w:rPr>
          <w:delText>(Hüfner et al., 2022a)</w:delText>
        </w:r>
        <w:r w:rsidR="006D6FE4" w:rsidDel="007D16D8">
          <w:fldChar w:fldCharType="end"/>
        </w:r>
        <w:r w:rsidR="006D6FE4" w:rsidDel="007D16D8">
          <w:delText>.</w:delText>
        </w:r>
      </w:del>
      <w:ins w:id="492" w:author="HÜFNER Katharina,Assoz. Prof. Priv.Doz. Dr." w:date="2023-05-29T00:55:00Z">
        <w:del w:id="493" w:author="HÜFNER Katharina,Ass.Prof. Priv. Doz. Dr." w:date="2023-05-30T10:27:00Z">
          <w:r w:rsidR="006D6FE4" w:rsidDel="007D16D8">
            <w:delText xml:space="preserve"> </w:delText>
          </w:r>
        </w:del>
      </w:ins>
      <w:del w:id="494" w:author="HÜFNER Katharina,Ass.Prof. Priv. Doz. Dr." w:date="2023-05-30T10:27:00Z">
        <w:r w:rsidR="006D6FE4" w:rsidDel="007D16D8">
          <w:delText xml:space="preserve"> </w:delText>
        </w:r>
      </w:del>
      <w:ins w:id="495" w:author="HÜFNER Katharina,Ass.Prof. Priv. Doz. Dr." w:date="2023-05-30T10:23:00Z">
        <w:r w:rsidR="001506CB" w:rsidRPr="00BE4BBD">
          <w:rPr>
            <w:highlight w:val="yellow"/>
            <w:rPrChange w:id="496" w:author="HÜFNER Katharina,Ass.Prof. Priv. Doz. Dr." w:date="2023-05-30T10:25:00Z">
              <w:rPr/>
            </w:rPrChange>
          </w:rPr>
          <w:t>Apart from sustained physical disability,</w:t>
        </w:r>
      </w:ins>
      <w:r w:rsidR="00BE4BBD" w:rsidRPr="00BE4BBD">
        <w:rPr>
          <w:highlight w:val="yellow"/>
          <w:rPrChange w:id="497" w:author="HÜFNER Katharina,Ass.Prof. Priv. Doz. Dr." w:date="2023-05-30T10:25:00Z">
            <w:rPr/>
          </w:rPrChange>
        </w:rPr>
        <w:t xml:space="preserve"> </w:t>
      </w:r>
      <w:ins w:id="498" w:author="HÜFNER Katharina,Ass.Prof. Priv. Doz. Dr." w:date="2023-05-30T10:24:00Z">
        <w:r w:rsidR="00BE4BBD" w:rsidRPr="00BE4BBD">
          <w:rPr>
            <w:highlight w:val="yellow"/>
            <w:rPrChange w:id="499" w:author="HÜFNER Katharina,Ass.Prof. Priv. Doz. Dr." w:date="2023-05-30T10:25:00Z">
              <w:rPr/>
            </w:rPrChange>
          </w:rPr>
          <w:t>mental</w:t>
        </w:r>
      </w:ins>
      <w:ins w:id="500" w:author="HÜFNER Katharina,Ass.Prof. Priv. Doz. Dr." w:date="2023-05-30T10:23:00Z">
        <w:r w:rsidR="001506CB" w:rsidRPr="00BE4BBD">
          <w:rPr>
            <w:highlight w:val="yellow"/>
            <w:rPrChange w:id="501" w:author="HÜFNER Katharina,Ass.Prof. Priv. Doz. Dr." w:date="2023-05-30T10:25:00Z">
              <w:rPr/>
            </w:rPrChange>
          </w:rPr>
          <w:t xml:space="preserve"> disorders in millions </w:t>
        </w:r>
      </w:ins>
      <w:ins w:id="502" w:author="HÜFNER Katharina,Ass.Prof. Priv. Doz. Dr." w:date="2023-05-30T10:25:00Z">
        <w:r w:rsidR="00BE4BBD" w:rsidRPr="00BE4BBD">
          <w:rPr>
            <w:highlight w:val="yellow"/>
            <w:rPrChange w:id="503" w:author="HÜFNER Katharina,Ass.Prof. Priv. Doz. Dr." w:date="2023-05-30T10:25:00Z">
              <w:rPr/>
            </w:rPrChange>
          </w:rPr>
          <w:t xml:space="preserve">of individuals who have been infected with </w:t>
        </w:r>
      </w:ins>
      <w:ins w:id="504" w:author="HÜFNER Katharina,Ass.Prof. Priv. Doz. Dr." w:date="2023-05-30T10:23:00Z">
        <w:r w:rsidR="00BE4BBD" w:rsidRPr="00BE4BBD">
          <w:rPr>
            <w:highlight w:val="yellow"/>
            <w:rPrChange w:id="505" w:author="HÜFNER Katharina,Ass.Prof. Priv. Doz. Dr." w:date="2023-05-30T10:25:00Z">
              <w:rPr/>
            </w:rPrChange>
          </w:rPr>
          <w:t>SARS-CoV-</w:t>
        </w:r>
        <w:proofErr w:type="gramStart"/>
        <w:r w:rsidR="00BE4BBD" w:rsidRPr="00BE4BBD">
          <w:rPr>
            <w:highlight w:val="yellow"/>
            <w:rPrChange w:id="506" w:author="HÜFNER Katharina,Ass.Prof. Priv. Doz. Dr." w:date="2023-05-30T10:25:00Z">
              <w:rPr/>
            </w:rPrChange>
          </w:rPr>
          <w:t xml:space="preserve">2 </w:t>
        </w:r>
        <w:r w:rsidR="001506CB" w:rsidRPr="00BE4BBD">
          <w:rPr>
            <w:highlight w:val="yellow"/>
            <w:rPrChange w:id="507" w:author="HÜFNER Katharina,Ass.Prof. Priv. Doz. Dr." w:date="2023-05-30T10:25:00Z">
              <w:rPr/>
            </w:rPrChange>
          </w:rPr>
          <w:t xml:space="preserve"> amount</w:t>
        </w:r>
        <w:proofErr w:type="gramEnd"/>
        <w:r w:rsidR="001506CB" w:rsidRPr="00BE4BBD">
          <w:rPr>
            <w:highlight w:val="yellow"/>
            <w:rPrChange w:id="508" w:author="HÜFNER Katharina,Ass.Prof. Priv. Doz. Dr." w:date="2023-05-30T10:25:00Z">
              <w:rPr/>
            </w:rPrChange>
          </w:rPr>
          <w:t xml:space="preserve"> to the persistent burden of the COVID-19 pandemic (26–30).</w:t>
        </w:r>
      </w:ins>
      <w:ins w:id="509" w:author="HÜFNER Katharina,Ass.Prof. Priv. Doz. Dr." w:date="2023-05-31T13:41:00Z">
        <w:r w:rsidR="006B4B47" w:rsidRPr="006B4B47">
          <w:rPr>
            <w:highlight w:val="yellow"/>
          </w:rPr>
          <w:t xml:space="preserve"> </w:t>
        </w:r>
        <w:r w:rsidR="006B4B47">
          <w:rPr>
            <w:highlight w:val="yellow"/>
          </w:rPr>
          <w:t xml:space="preserve">Theoretical considerations (ref 38 insert here) and preliminary experimental data indicate that the KYN pathway affecting also TRP and serotonin </w:t>
        </w:r>
      </w:ins>
      <w:ins w:id="510" w:author="HÜFNER Katharina,Ass.Prof. Priv. Doz. Dr." w:date="2023-05-31T13:46:00Z">
        <w:r w:rsidR="00D22B0F">
          <w:rPr>
            <w:highlight w:val="yellow"/>
          </w:rPr>
          <w:t>availability</w:t>
        </w:r>
      </w:ins>
      <w:ins w:id="511" w:author="HÜFNER Katharina,Ass.Prof. Priv. Doz. Dr." w:date="2023-05-31T13:41:00Z">
        <w:r w:rsidR="006B4B47">
          <w:rPr>
            <w:highlight w:val="yellow"/>
          </w:rPr>
          <w:t xml:space="preserve"> as well as the catecholamine pathway could play a role in mediating mental </w:t>
        </w:r>
      </w:ins>
      <w:ins w:id="512" w:author="HÜFNER Katharina,Ass.Prof. Priv. Doz. Dr." w:date="2023-05-31T13:46:00Z">
        <w:r w:rsidR="00D22B0F">
          <w:rPr>
            <w:highlight w:val="yellow"/>
          </w:rPr>
          <w:t>impairment</w:t>
        </w:r>
      </w:ins>
      <w:ins w:id="513" w:author="HÜFNER Katharina,Ass.Prof. Priv. Doz. Dr." w:date="2023-05-31T13:41:00Z">
        <w:r w:rsidR="006B4B47">
          <w:rPr>
            <w:highlight w:val="yellow"/>
          </w:rPr>
          <w:t xml:space="preserve"> </w:t>
        </w:r>
        <w:r w:rsidR="006B4B47" w:rsidRPr="009E3271">
          <w:rPr>
            <w:highlight w:val="yellow"/>
          </w:rPr>
          <w:t xml:space="preserve">during </w:t>
        </w:r>
        <w:r w:rsidR="006B4B47">
          <w:rPr>
            <w:highlight w:val="yellow"/>
          </w:rPr>
          <w:t>COVID-19</w:t>
        </w:r>
        <w:r w:rsidR="006B4B47" w:rsidRPr="009E3271">
          <w:rPr>
            <w:highlight w:val="yellow"/>
          </w:rPr>
          <w:t xml:space="preserve"> </w:t>
        </w:r>
        <w:commentRangeStart w:id="514"/>
        <w:r w:rsidR="006B4B47" w:rsidRPr="009E3271">
          <w:rPr>
            <w:highlight w:val="yellow"/>
          </w:rPr>
          <w:t>recovery</w:t>
        </w:r>
        <w:commentRangeEnd w:id="514"/>
        <w:r w:rsidR="006B4B47">
          <w:rPr>
            <w:rStyle w:val="Kommentarzeichen"/>
          </w:rPr>
          <w:commentReference w:id="514"/>
        </w:r>
        <w:r w:rsidR="006B4B47" w:rsidRPr="009E3271">
          <w:rPr>
            <w:highlight w:val="yellow"/>
          </w:rPr>
          <w:t xml:space="preserve"> (38–40)</w:t>
        </w:r>
      </w:ins>
    </w:p>
    <w:p w14:paraId="03B4CECB" w14:textId="77777777" w:rsidR="00537C9F" w:rsidRPr="006C7D4A" w:rsidRDefault="00537C9F" w:rsidP="006C7D4A">
      <w:pPr>
        <w:pStyle w:val="Textkrper"/>
        <w:rPr>
          <w:ins w:id="515" w:author="HÜFNER Katharina,Assoz. Prof. Priv.Doz. Dr." w:date="2023-05-29T01:02:00Z"/>
          <w:highlight w:val="yellow"/>
          <w:rPrChange w:id="516" w:author="HÜFNER Katharina,Assoz. Prof. Priv.Doz. Dr." w:date="2023-05-29T01:02:00Z">
            <w:rPr>
              <w:ins w:id="517" w:author="HÜFNER Katharina,Assoz. Prof. Priv.Doz. Dr." w:date="2023-05-29T01:02:00Z"/>
            </w:rPr>
          </w:rPrChange>
        </w:rPr>
      </w:pPr>
    </w:p>
    <w:p w14:paraId="305019B2" w14:textId="08F62BC8" w:rsidR="006C7D4A" w:rsidRDefault="00080473" w:rsidP="006C7D4A">
      <w:pPr>
        <w:pStyle w:val="Textkrper"/>
        <w:rPr>
          <w:ins w:id="518" w:author="HÜFNER Katharina,Assoz. Prof. Priv.Doz. Dr." w:date="2023-05-29T01:02:00Z"/>
        </w:rPr>
      </w:pPr>
      <w:ins w:id="519" w:author="HÜFNER Katharina,Ass.Prof. Priv. Doz. Dr." w:date="2023-05-31T13:43:00Z">
        <w:r>
          <w:rPr>
            <w:highlight w:val="yellow"/>
          </w:rPr>
          <w:t>W</w:t>
        </w:r>
      </w:ins>
      <w:ins w:id="520" w:author="HÜFNER Katharina,Ass.Prof. Priv. Doz. Dr." w:date="2023-05-31T13:44:00Z">
        <w:r>
          <w:rPr>
            <w:highlight w:val="yellow"/>
          </w:rPr>
          <w:t xml:space="preserve">hile this theoretical link between SARS-CoV-2 infection – KYN and catecholamine pathway and mental health seems appealing, the experimental evidence is still scarce. </w:t>
        </w:r>
      </w:ins>
      <w:ins w:id="521" w:author="HÜFNER Katharina,Ass.Prof. Priv. Doz. Dr." w:date="2023-05-31T13:45:00Z">
        <w:r>
          <w:rPr>
            <w:highlight w:val="yellow"/>
          </w:rPr>
          <w:t xml:space="preserve">Specifically </w:t>
        </w:r>
      </w:ins>
      <w:ins w:id="522" w:author="HÜFNER Katharina,Ass.Prof. Priv. Doz. Dr." w:date="2023-05-30T10:32:00Z">
        <w:del w:id="523" w:author="HÜFNER Katharina,Ass.Prof. Priv. Doz. Dr." w:date="2023-05-30T15:51:00Z">
          <w:r w:rsidR="00F04150" w:rsidDel="007C7A93">
            <w:rPr>
              <w:highlight w:val="yellow"/>
            </w:rPr>
            <w:delText>it is  still unresolved what a potential</w:delText>
          </w:r>
        </w:del>
      </w:ins>
      <w:ins w:id="524" w:author="HÜFNER Katharina,Ass.Prof. Priv. Doz. Dr." w:date="2023-05-30T15:51:00Z">
        <w:r w:rsidR="007C7A93">
          <w:rPr>
            <w:highlight w:val="yellow"/>
          </w:rPr>
          <w:t>the exact</w:t>
        </w:r>
      </w:ins>
      <w:ins w:id="525" w:author="HÜFNER Katharina,Ass.Prof. Priv. Doz. Dr." w:date="2023-05-30T10:32:00Z">
        <w:r w:rsidR="00F04150">
          <w:rPr>
            <w:highlight w:val="yellow"/>
          </w:rPr>
          <w:t xml:space="preserve"> link between </w:t>
        </w:r>
        <w:del w:id="526" w:author="HÜFNER Katharina,Ass.Prof. Priv. Doz. Dr." w:date="2023-05-30T15:50:00Z">
          <w:r w:rsidR="00F04150" w:rsidDel="007C7A93">
            <w:rPr>
              <w:highlight w:val="yellow"/>
            </w:rPr>
            <w:delText>physical</w:delText>
          </w:r>
        </w:del>
      </w:ins>
      <w:ins w:id="527" w:author="HÜFNER Katharina,Ass.Prof. Priv. Doz. Dr." w:date="2023-05-30T15:50:00Z">
        <w:r w:rsidR="007C7A93">
          <w:rPr>
            <w:highlight w:val="yellow"/>
          </w:rPr>
          <w:t>SARS-CoV-2 infection</w:t>
        </w:r>
      </w:ins>
      <w:ins w:id="528" w:author="HÜFNER Katharina,Ass.Prof. Priv. Doz. Dr." w:date="2023-05-30T10:32:00Z">
        <w:r w:rsidR="00F04150">
          <w:rPr>
            <w:highlight w:val="yellow"/>
          </w:rPr>
          <w:t xml:space="preserve"> and mental health </w:t>
        </w:r>
        <w:del w:id="529" w:author="HÜFNER Katharina,Ass.Prof. Priv. Doz. Dr." w:date="2023-05-30T15:51:00Z">
          <w:r w:rsidR="00F04150" w:rsidDel="007C7A93">
            <w:rPr>
              <w:highlight w:val="yellow"/>
            </w:rPr>
            <w:delText xml:space="preserve">in </w:delText>
          </w:r>
        </w:del>
      </w:ins>
      <w:ins w:id="530" w:author="HÜFNER Katharina,Ass.Prof. Priv. Doz. Dr." w:date="2023-05-30T10:33:00Z">
        <w:del w:id="531" w:author="HÜFNER Katharina,Ass.Prof. Priv. Doz. Dr." w:date="2023-05-30T15:51:00Z">
          <w:r w:rsidR="00F04150" w:rsidDel="007C7A93">
            <w:rPr>
              <w:highlight w:val="yellow"/>
            </w:rPr>
            <w:delText>acute COVID-19 and</w:delText>
          </w:r>
        </w:del>
      </w:ins>
      <w:ins w:id="532" w:author="HÜFNER Katharina,Ass.Prof. Priv. Doz. Dr." w:date="2023-05-30T15:51:00Z">
        <w:r w:rsidR="007C7A93">
          <w:rPr>
            <w:highlight w:val="yellow"/>
          </w:rPr>
          <w:t>is still unresolved</w:t>
        </w:r>
      </w:ins>
      <w:ins w:id="533" w:author="HÜFNER Katharina,Ass.Prof. Priv. Doz. Dr." w:date="2023-05-30T10:33:00Z">
        <w:r w:rsidR="00F04150">
          <w:rPr>
            <w:highlight w:val="yellow"/>
          </w:rPr>
          <w:t xml:space="preserve"> </w:t>
        </w:r>
        <w:del w:id="534" w:author="HÜFNER Katharina,Ass.Prof. Priv. Doz. Dr." w:date="2023-05-30T15:46:00Z">
          <w:r w:rsidR="00F04150" w:rsidDel="007C7A93">
            <w:rPr>
              <w:highlight w:val="yellow"/>
            </w:rPr>
            <w:delText>invidiuals</w:delText>
          </w:r>
        </w:del>
        <w:del w:id="535" w:author="HÜFNER Katharina,Ass.Prof. Priv. Doz. Dr." w:date="2023-05-30T15:51:00Z">
          <w:r w:rsidR="00F04150" w:rsidDel="007C7A93">
            <w:rPr>
              <w:highlight w:val="yellow"/>
            </w:rPr>
            <w:delText xml:space="preserve"> with status post SARS-CoV-2 infection is</w:delText>
          </w:r>
        </w:del>
      </w:ins>
      <w:ins w:id="536" w:author="HÜFNER Katharina,Ass.Prof. Priv. Doz. Dr." w:date="2023-05-31T13:43:00Z">
        <w:r>
          <w:rPr>
            <w:highlight w:val="yellow"/>
          </w:rPr>
          <w:t xml:space="preserve">and </w:t>
        </w:r>
      </w:ins>
      <w:ins w:id="537" w:author="HÜFNER Katharina,Ass.Prof. Priv. Doz. Dr." w:date="2023-05-30T10:33:00Z">
        <w:r w:rsidR="00F04150">
          <w:rPr>
            <w:highlight w:val="yellow"/>
          </w:rPr>
          <w:t xml:space="preserve">the </w:t>
        </w:r>
      </w:ins>
      <w:ins w:id="538" w:author="HÜFNER Katharina,Assoz. Prof. Priv.Doz. Dr." w:date="2023-05-29T01:02:00Z">
        <w:del w:id="539" w:author="HÜFNER Katharina,Ass.Prof. Priv. Doz. Dr." w:date="2023-05-30T10:33:00Z">
          <w:r w:rsidR="006C7D4A" w:rsidRPr="006C7D4A" w:rsidDel="00F04150">
            <w:rPr>
              <w:highlight w:val="yellow"/>
              <w:rPrChange w:id="540" w:author="HÜFNER Katharina,Assoz. Prof. Priv.Doz. Dr." w:date="2023-05-29T01:02:00Z">
                <w:rPr/>
              </w:rPrChange>
            </w:rPr>
            <w:delText>Still,</w:delText>
          </w:r>
        </w:del>
        <w:del w:id="541" w:author="HÜFNER Katharina,Ass.Prof. Priv. Doz. Dr." w:date="2023-05-30T15:57:00Z">
          <w:r w:rsidR="006C7D4A" w:rsidRPr="006C7D4A" w:rsidDel="000D7FD2">
            <w:rPr>
              <w:highlight w:val="yellow"/>
              <w:rPrChange w:id="542" w:author="HÜFNER Katharina,Assoz. Prof. Priv.Doz. Dr." w:date="2023-05-29T01:02:00Z">
                <w:rPr/>
              </w:rPrChange>
            </w:rPr>
            <w:delText xml:space="preserve"> the</w:delText>
          </w:r>
        </w:del>
        <w:r w:rsidR="006C7D4A" w:rsidRPr="006C7D4A">
          <w:rPr>
            <w:highlight w:val="yellow"/>
            <w:rPrChange w:id="543" w:author="HÜFNER Katharina,Assoz. Prof. Priv.Doz. Dr." w:date="2023-05-29T01:02:00Z">
              <w:rPr/>
            </w:rPrChange>
          </w:rPr>
          <w:t xml:space="preserve"> impact of inflammation on </w:t>
        </w:r>
      </w:ins>
      <w:ins w:id="544" w:author="HÜFNER Katharina,Ass.Prof. Priv. Doz. Dr." w:date="2023-05-30T10:31:00Z">
        <w:r w:rsidR="00F04150">
          <w:rPr>
            <w:highlight w:val="yellow"/>
          </w:rPr>
          <w:t xml:space="preserve">the </w:t>
        </w:r>
      </w:ins>
      <w:ins w:id="545" w:author="HÜFNER Katharina,Ass.Prof. Priv. Doz. Dr." w:date="2023-05-30T10:32:00Z">
        <w:r w:rsidR="00F04150">
          <w:rPr>
            <w:highlight w:val="yellow"/>
          </w:rPr>
          <w:t>kynurenine</w:t>
        </w:r>
      </w:ins>
      <w:ins w:id="546" w:author="HÜFNER Katharina,Ass.Prof. Priv. Doz. Dr." w:date="2023-05-30T10:31:00Z">
        <w:r w:rsidR="00F04150">
          <w:rPr>
            <w:highlight w:val="yellow"/>
          </w:rPr>
          <w:t xml:space="preserve"> pathway </w:t>
        </w:r>
      </w:ins>
      <w:ins w:id="547" w:author="HÜFNER Katharina,Ass.Prof. Priv. Doz. Dr." w:date="2023-05-30T15:57:00Z">
        <w:r w:rsidR="000D7FD2">
          <w:rPr>
            <w:highlight w:val="yellow"/>
          </w:rPr>
          <w:t xml:space="preserve">(affecting also </w:t>
        </w:r>
      </w:ins>
      <w:ins w:id="548" w:author="HÜFNER Katharina,Ass.Prof. Priv. Doz. Dr." w:date="2023-05-30T10:31:00Z">
        <w:del w:id="549" w:author="HÜFNER Katharina,Ass.Prof. Priv. Doz. Dr." w:date="2023-05-30T15:46:00Z">
          <w:r w:rsidR="00F04150" w:rsidDel="007C7A93">
            <w:rPr>
              <w:highlight w:val="yellow"/>
            </w:rPr>
            <w:delText>affecting also</w:delText>
          </w:r>
        </w:del>
      </w:ins>
      <w:ins w:id="550" w:author="HÜFNER Katharina,Ass.Prof. Priv. Doz. Dr." w:date="2023-05-30T15:46:00Z">
        <w:r w:rsidR="007C7A93">
          <w:rPr>
            <w:highlight w:val="yellow"/>
          </w:rPr>
          <w:t xml:space="preserve"> the associated</w:t>
        </w:r>
      </w:ins>
      <w:ins w:id="551" w:author="HÜFNER Katharina,Ass.Prof. Priv. Doz. Dr." w:date="2023-05-30T10:31:00Z">
        <w:r w:rsidR="00F04150">
          <w:rPr>
            <w:highlight w:val="yellow"/>
          </w:rPr>
          <w:t xml:space="preserve"> tryptophan</w:t>
        </w:r>
        <w:del w:id="552" w:author="HÜFNER Katharina,Ass.Prof. Priv. Doz. Dr." w:date="2023-05-30T15:46:00Z">
          <w:r w:rsidR="00F04150" w:rsidDel="007C7A93">
            <w:rPr>
              <w:highlight w:val="yellow"/>
            </w:rPr>
            <w:delText>e</w:delText>
          </w:r>
        </w:del>
        <w:r w:rsidR="00F04150">
          <w:rPr>
            <w:highlight w:val="yellow"/>
          </w:rPr>
          <w:t xml:space="preserve"> and serotonin availability</w:t>
        </w:r>
      </w:ins>
      <w:ins w:id="553" w:author="HÜFNER Katharina,Ass.Prof. Priv. Doz. Dr." w:date="2023-05-30T15:58:00Z">
        <w:r w:rsidR="000D7FD2">
          <w:rPr>
            <w:highlight w:val="yellow"/>
          </w:rPr>
          <w:t>)</w:t>
        </w:r>
      </w:ins>
      <w:ins w:id="554" w:author="HÜFNER Katharina,Ass.Prof. Priv. Doz. Dr." w:date="2023-05-30T10:31:00Z">
        <w:r w:rsidR="00F04150">
          <w:rPr>
            <w:highlight w:val="yellow"/>
          </w:rPr>
          <w:t xml:space="preserve"> and the </w:t>
        </w:r>
      </w:ins>
      <w:ins w:id="555" w:author="HÜFNER Katharina,Ass.Prof. Priv. Doz. Dr." w:date="2023-05-30T10:32:00Z">
        <w:r w:rsidR="00F04150">
          <w:rPr>
            <w:highlight w:val="yellow"/>
          </w:rPr>
          <w:t>catecholamine</w:t>
        </w:r>
      </w:ins>
      <w:ins w:id="556" w:author="HÜFNER Katharina,Ass.Prof. Priv. Doz. Dr." w:date="2023-05-30T10:31:00Z">
        <w:r w:rsidR="00F04150">
          <w:rPr>
            <w:highlight w:val="yellow"/>
          </w:rPr>
          <w:t xml:space="preserve"> </w:t>
        </w:r>
      </w:ins>
      <w:ins w:id="557" w:author="HÜFNER Katharina,Ass.Prof. Priv. Doz. Dr." w:date="2023-05-30T10:32:00Z">
        <w:r w:rsidR="00F04150">
          <w:rPr>
            <w:highlight w:val="yellow"/>
          </w:rPr>
          <w:t xml:space="preserve">pathway </w:t>
        </w:r>
      </w:ins>
      <w:ins w:id="558" w:author="HÜFNER Katharina,Assoz. Prof. Priv.Doz. Dr." w:date="2023-05-29T01:02:00Z">
        <w:del w:id="559" w:author="HÜFNER Katharina,Ass.Prof. Priv. Doz. Dr." w:date="2023-05-30T10:32:00Z">
          <w:r w:rsidR="006C7D4A" w:rsidRPr="006C7D4A" w:rsidDel="00F04150">
            <w:rPr>
              <w:highlight w:val="yellow"/>
              <w:rPrChange w:id="560" w:author="HÜFNER Katharina,Assoz. Prof. Priv.Doz. Dr." w:date="2023-05-29T01:02:00Z">
                <w:rPr/>
              </w:rPrChange>
            </w:rPr>
            <w:delText xml:space="preserve">systemic metabolism of serotonin and dopamine availability </w:delText>
          </w:r>
        </w:del>
        <w:r w:rsidR="006C7D4A" w:rsidRPr="006C7D4A">
          <w:rPr>
            <w:highlight w:val="yellow"/>
            <w:rPrChange w:id="561" w:author="HÜFNER Katharina,Assoz. Prof. Priv.Doz. Dr." w:date="2023-05-29T01:02:00Z">
              <w:rPr/>
            </w:rPrChange>
          </w:rPr>
          <w:t>in acute SARS-CoV-2 infection and recovery</w:t>
        </w:r>
      </w:ins>
      <w:ins w:id="562" w:author="HÜFNER Katharina,Ass.Prof. Priv. Doz. Dr." w:date="2023-05-30T10:33:00Z">
        <w:r w:rsidR="00D500F1">
          <w:rPr>
            <w:highlight w:val="yellow"/>
          </w:rPr>
          <w:t xml:space="preserve"> is still unclear</w:t>
        </w:r>
        <w:del w:id="563" w:author="HÜFNER Katharina,Ass.Prof. Priv. Doz. Dr." w:date="2023-05-30T15:58:00Z">
          <w:r w:rsidR="00F04150" w:rsidDel="000D7FD2">
            <w:rPr>
              <w:highlight w:val="yellow"/>
            </w:rPr>
            <w:delText>.</w:delText>
          </w:r>
        </w:del>
      </w:ins>
      <w:ins w:id="564" w:author="HÜFNER Katharina,Assoz. Prof. Priv.Doz. Dr." w:date="2023-05-29T01:02:00Z">
        <w:del w:id="565" w:author="HÜFNER Katharina,Ass.Prof. Priv. Doz. Dr." w:date="2023-05-30T15:58:00Z">
          <w:r w:rsidR="006C7D4A" w:rsidRPr="006C7D4A" w:rsidDel="000D7FD2">
            <w:rPr>
              <w:highlight w:val="yellow"/>
              <w:rPrChange w:id="566" w:author="HÜFNER Katharina,Assoz. Prof. Priv.Doz. Dr." w:date="2023-05-29T01:02:00Z">
                <w:rPr/>
              </w:rPrChange>
            </w:rPr>
            <w:delText>,</w:delText>
          </w:r>
        </w:del>
        <w:del w:id="567" w:author="HÜFNER Katharina,Ass.Prof. Priv. Doz. Dr." w:date="2023-05-30T10:34:00Z">
          <w:r w:rsidR="006C7D4A" w:rsidRPr="006C7D4A" w:rsidDel="00F04150">
            <w:rPr>
              <w:highlight w:val="yellow"/>
              <w:rPrChange w:id="568" w:author="HÜFNER Katharina,Assoz. Prof. Priv.Doz. Dr." w:date="2023-05-29T01:02:00Z">
                <w:rPr/>
              </w:rPrChange>
            </w:rPr>
            <w:delText xml:space="preserve"> along with its mutual interaction with psychiatric disorders is still incompletely characterized</w:delText>
          </w:r>
        </w:del>
        <w:r w:rsidR="006C7D4A" w:rsidRPr="006C7D4A">
          <w:rPr>
            <w:highlight w:val="yellow"/>
            <w:rPrChange w:id="569" w:author="HÜFNER Katharina,Assoz. Prof. Priv.Doz. Dr." w:date="2023-05-29T01:02:00Z">
              <w:rPr/>
            </w:rPrChange>
          </w:rPr>
          <w:t>. To address t</w:t>
        </w:r>
      </w:ins>
      <w:ins w:id="570" w:author="HÜFNER Katharina,Ass.Prof. Priv. Doz. Dr." w:date="2023-05-30T10:34:00Z">
        <w:r w:rsidR="00F04150">
          <w:rPr>
            <w:highlight w:val="yellow"/>
          </w:rPr>
          <w:t>his question</w:t>
        </w:r>
      </w:ins>
      <w:ins w:id="571" w:author="HÜFNER Katharina,Assoz. Prof. Priv.Doz. Dr." w:date="2023-05-29T01:02:00Z">
        <w:del w:id="572" w:author="HÜFNER Katharina,Ass.Prof. Priv. Doz. Dr." w:date="2023-05-30T10:34:00Z">
          <w:r w:rsidR="006C7D4A" w:rsidRPr="006C7D4A" w:rsidDel="00F04150">
            <w:rPr>
              <w:highlight w:val="yellow"/>
              <w:rPrChange w:id="573" w:author="HÜFNER Katharina,Assoz. Prof. Priv.Doz. Dr." w:date="2023-05-29T01:02:00Z">
                <w:rPr/>
              </w:rPrChange>
            </w:rPr>
            <w:delText>hat</w:delText>
          </w:r>
        </w:del>
        <w:r w:rsidR="006C7D4A" w:rsidRPr="006C7D4A">
          <w:rPr>
            <w:highlight w:val="yellow"/>
            <w:rPrChange w:id="574" w:author="HÜFNER Katharina,Assoz. Prof. Priv.Doz. Dr." w:date="2023-05-29T01:02:00Z">
              <w:rPr/>
            </w:rPrChange>
          </w:rPr>
          <w:t xml:space="preserve">, </w:t>
        </w:r>
      </w:ins>
      <w:ins w:id="575" w:author="HÜFNER Katharina,Ass.Prof. Priv. Doz. Dr." w:date="2023-05-30T15:53:00Z">
        <w:r w:rsidR="002B275E">
          <w:t xml:space="preserve">explored the effect </w:t>
        </w:r>
      </w:ins>
      <w:ins w:id="576" w:author="HÜFNER Katharina,Ass.Prof. Priv. Doz. Dr." w:date="2023-05-30T15:58:00Z">
        <w:r w:rsidR="000D7FD2">
          <w:t xml:space="preserve">demographic, clinical, psychometric (anxiety, depression, mental stress), inflammation- and SARS-CoV-2-related factors </w:t>
        </w:r>
      </w:ins>
      <w:ins w:id="577" w:author="HÜFNER Katharina,Ass.Prof. Priv. Doz. Dr." w:date="2023-05-30T15:53:00Z">
        <w:r w:rsidR="00D500F1">
          <w:t>on</w:t>
        </w:r>
        <w:r w:rsidR="002B275E">
          <w:t xml:space="preserve"> the kynurenine pathway </w:t>
        </w:r>
      </w:ins>
      <w:ins w:id="578" w:author="HÜFNER Katharina,Ass.Prof. Priv. Doz. Dr." w:date="2023-05-30T15:54:00Z">
        <w:r w:rsidR="002B275E">
          <w:t>and associated tryptophan</w:t>
        </w:r>
      </w:ins>
      <w:ins w:id="579" w:author="HÜFNER Katharina,Ass.Prof. Priv. Doz. Dr." w:date="2023-05-30T15:59:00Z">
        <w:r w:rsidR="000D7FD2">
          <w:t xml:space="preserve"> availability</w:t>
        </w:r>
      </w:ins>
      <w:ins w:id="580" w:author="HÜFNER Katharina,Ass.Prof. Priv. Doz. Dr." w:date="2023-05-30T15:54:00Z">
        <w:r w:rsidR="002B275E">
          <w:t xml:space="preserve"> </w:t>
        </w:r>
      </w:ins>
      <w:ins w:id="581" w:author="HÜFNER Katharina,Ass.Prof. Priv. Doz. Dr." w:date="2023-05-30T15:53:00Z">
        <w:r w:rsidR="002B275E">
          <w:t>(tryptophan (TRP), kynurenine (KYN), TRP/KYN) and the catecholamine pathway (phenylalanine (PHE), tyrosine (TYR), PHE/TYR)</w:t>
        </w:r>
      </w:ins>
      <w:ins w:id="582" w:author="HÜFNER Katharina,Ass.Prof. Priv. Doz. Dr." w:date="2023-05-30T15:54:00Z">
        <w:r w:rsidR="002B275E">
          <w:t xml:space="preserve"> in the </w:t>
        </w:r>
      </w:ins>
      <w:ins w:id="583" w:author="HÜFNER Katharina,Ass.Prof. Priv. Doz. Dr." w:date="2023-05-30T15:55:00Z">
        <w:r w:rsidR="002B275E">
          <w:t xml:space="preserve">cross-sectional cohort </w:t>
        </w:r>
      </w:ins>
      <w:ins w:id="584" w:author="HÜFNER Katharina,Ass.Prof. Priv. Doz. Dr." w:date="2023-05-30T15:54:00Z">
        <w:r w:rsidR="002B275E">
          <w:t>SIMMUN</w:t>
        </w:r>
      </w:ins>
      <w:ins w:id="585" w:author="HÜFNER Katharina,Ass.Prof. Priv. Doz. Dr." w:date="2023-05-30T15:53:00Z">
        <w:r w:rsidR="002B275E">
          <w:t xml:space="preserve">.  </w:t>
        </w:r>
      </w:ins>
      <w:ins w:id="586" w:author="HÜFNER Katharina,Ass.Prof. Priv. Doz. Dr." w:date="2023-05-30T15:54:00Z">
        <w:r w:rsidR="002B275E">
          <w:t xml:space="preserve">Data from the previously published, longitudinal </w:t>
        </w:r>
      </w:ins>
      <w:ins w:id="587" w:author="HÜFNER Katharina,Ass.Prof. Priv. Doz. Dr." w:date="2023-05-30T15:53:00Z">
        <w:r w:rsidR="002B275E">
          <w:t>INCOV cohort</w:t>
        </w:r>
      </w:ins>
      <w:ins w:id="588" w:author="HÜFNER Katharina,Ass.Prof. Priv. Doz. Dr." w:date="2023-05-30T15:56:00Z">
        <w:r w:rsidR="002B275E">
          <w:t xml:space="preserve"> (ref 41) </w:t>
        </w:r>
      </w:ins>
      <w:ins w:id="589" w:author="HÜFNER Katharina,Ass.Prof. Priv. Doz. Dr." w:date="2023-05-30T15:55:00Z">
        <w:r w:rsidR="002B275E">
          <w:t xml:space="preserve"> were </w:t>
        </w:r>
      </w:ins>
      <w:ins w:id="590" w:author="HÜFNER Katharina,Ass.Prof. Priv. Doz. Dr." w:date="2023-05-30T15:59:00Z">
        <w:r w:rsidR="000D7FD2">
          <w:t xml:space="preserve">analyzed </w:t>
        </w:r>
      </w:ins>
      <w:ins w:id="591" w:author="HÜFNER Katharina,Ass.Prof. Priv. Doz. Dr." w:date="2023-05-30T15:55:00Z">
        <w:r w:rsidR="002B275E">
          <w:t>for</w:t>
        </w:r>
      </w:ins>
      <w:ins w:id="592" w:author="HÜFNER Katharina,Ass.Prof. Priv. Doz. Dr." w:date="2023-05-30T15:59:00Z">
        <w:r w:rsidR="000D7FD2">
          <w:t xml:space="preserve"> a</w:t>
        </w:r>
      </w:ins>
      <w:ins w:id="593" w:author="HÜFNER Katharina,Ass.Prof. Priv. Doz. Dr." w:date="2023-05-30T15:55:00Z">
        <w:r w:rsidR="002B275E">
          <w:t xml:space="preserve"> </w:t>
        </w:r>
      </w:ins>
      <w:ins w:id="594" w:author="HÜFNER Katharina,Ass.Prof. Priv. Doz. Dr." w:date="2023-05-30T15:53:00Z">
        <w:r w:rsidR="002B275E">
          <w:t>detailed investigation of the effect of SARS-CoV-2 infection</w:t>
        </w:r>
      </w:ins>
      <w:ins w:id="595" w:author="HÜFNER Katharina,Ass.Prof. Priv. Doz. Dr." w:date="2023-05-30T16:01:00Z">
        <w:r w:rsidR="00AB2324">
          <w:t xml:space="preserve"> and timepoint</w:t>
        </w:r>
      </w:ins>
      <w:ins w:id="596" w:author="HÜFNER Katharina,Ass.Prof. Priv. Doz. Dr." w:date="2023-05-30T15:53:00Z">
        <w:r w:rsidR="002B275E">
          <w:t>, inflammation, neurotransmitter</w:t>
        </w:r>
        <w:r w:rsidR="00AB2324">
          <w:t xml:space="preserve"> precursor amino acids</w:t>
        </w:r>
        <w:r w:rsidR="002B275E">
          <w:t xml:space="preserve"> and competitive pathway metabolites (TRP, KYN, </w:t>
        </w:r>
        <w:proofErr w:type="spellStart"/>
        <w:r w:rsidR="002B275E">
          <w:t>quinolinate</w:t>
        </w:r>
        <w:proofErr w:type="spellEnd"/>
        <w:r w:rsidR="002B275E">
          <w:t xml:space="preserve">, PHE, TYR) on serotonin and dopamine sulfate levels. </w:t>
        </w:r>
      </w:ins>
      <w:ins w:id="597" w:author="HÜFNER Katharina,Assoz. Prof. Priv.Doz. Dr." w:date="2023-05-29T01:02:00Z">
        <w:del w:id="598" w:author="HÜFNER Katharina,Ass.Prof. Priv. Doz. Dr." w:date="2023-05-30T15:56:00Z">
          <w:r w:rsidR="006C7D4A" w:rsidRPr="006C7D4A" w:rsidDel="002B275E">
            <w:rPr>
              <w:highlight w:val="yellow"/>
              <w:rPrChange w:id="599" w:author="HÜFNER Katharina,Assoz. Prof. Priv.Doz. Dr." w:date="2023-05-29T01:02:00Z">
                <w:rPr/>
              </w:rPrChange>
            </w:rPr>
            <w:delText>we explored effects of demographic and clinical factors, inflammation, SARS-CoV-2 infection, anti-SARS-CoV-2 humoral response and psychiatric disorder</w:delText>
          </w:r>
        </w:del>
      </w:ins>
      <w:ins w:id="600" w:author="HÜFNER Katharina,Ass.Prof. Priv. Doz. Dr." w:date="2023-05-30T10:34:00Z">
        <w:del w:id="601" w:author="HÜFNER Katharina,Ass.Prof. Priv. Doz. Dr." w:date="2023-05-30T15:56:00Z">
          <w:r w:rsidR="00F04150" w:rsidDel="002B275E">
            <w:rPr>
              <w:highlight w:val="yellow"/>
            </w:rPr>
            <w:delText>mental health</w:delText>
          </w:r>
        </w:del>
      </w:ins>
      <w:ins w:id="602" w:author="HÜFNER Katharina,Assoz. Prof. Priv.Doz. Dr." w:date="2023-05-29T01:02:00Z">
        <w:del w:id="603" w:author="HÜFNER Katharina,Ass.Prof. Priv. Doz. Dr." w:date="2023-05-30T15:56:00Z">
          <w:r w:rsidR="006C7D4A" w:rsidRPr="006C7D4A" w:rsidDel="002B275E">
            <w:rPr>
              <w:highlight w:val="yellow"/>
              <w:rPrChange w:id="604" w:author="HÜFNER Katharina,Assoz. Prof. Priv.Doz. Dr." w:date="2023-05-29T01:02:00Z">
                <w:rPr/>
              </w:rPrChange>
            </w:rPr>
            <w:delText xml:space="preserve"> </w:delText>
          </w:r>
        </w:del>
        <w:del w:id="605" w:author="HÜFNER Katharina,Ass.Prof. Priv. Doz. Dr." w:date="2023-05-30T15:47:00Z">
          <w:r w:rsidR="006C7D4A" w:rsidRPr="006C7D4A" w:rsidDel="007C7A93">
            <w:rPr>
              <w:highlight w:val="yellow"/>
              <w:rPrChange w:id="606" w:author="HÜFNER Katharina,Assoz. Prof. Priv.Doz. Dr." w:date="2023-05-29T01:02:00Z">
                <w:rPr/>
              </w:rPrChange>
            </w:rPr>
            <w:delText xml:space="preserve">symptoms </w:delText>
          </w:r>
        </w:del>
        <w:del w:id="607" w:author="HÜFNER Katharina,Ass.Prof. Priv. Doz. Dr." w:date="2023-05-30T15:56:00Z">
          <w:r w:rsidR="006C7D4A" w:rsidRPr="006C7D4A" w:rsidDel="002B275E">
            <w:rPr>
              <w:highlight w:val="yellow"/>
              <w:rPrChange w:id="608" w:author="HÜFNER Katharina,Assoz. Prof. Priv.Doz. Dr." w:date="2023-05-29T01:02:00Z">
                <w:rPr/>
              </w:rPrChange>
            </w:rPr>
            <w:delText>on readouts of systemic serotonin and dopamine availability and kynurenine pathway activity in two cross-sectional cohorts of SARS-CoV-2 patients: the SIMMUN cohort and the published longitudinal INCOV study (41).</w:delText>
          </w:r>
        </w:del>
      </w:ins>
    </w:p>
    <w:p w14:paraId="4FCE96DD" w14:textId="77777777" w:rsidR="006C7D4A" w:rsidRPr="006C7D4A" w:rsidRDefault="006C7D4A">
      <w:pPr>
        <w:pStyle w:val="Textkrper"/>
        <w:rPr>
          <w:ins w:id="609" w:author="HÜFNER Katharina,Assoz. Prof. Priv.Doz. Dr." w:date="2023-05-28T23:52:00Z"/>
        </w:rPr>
        <w:pPrChange w:id="610" w:author="HÜFNER Katharina,Assoz. Prof. Priv.Doz. Dr." w:date="2023-05-29T01:02:00Z">
          <w:pPr>
            <w:pStyle w:val="FirstParagraph"/>
          </w:pPr>
        </w:pPrChange>
      </w:pPr>
    </w:p>
    <w:p w14:paraId="4D81CD2F" w14:textId="4309D56C" w:rsidR="00E71B32" w:rsidRDefault="00E71B32" w:rsidP="00E71B32">
      <w:pPr>
        <w:pStyle w:val="Textkrper"/>
      </w:pPr>
    </w:p>
    <w:p w14:paraId="38B0B6A1" w14:textId="13B9B534" w:rsidR="00E71B32" w:rsidDel="002B275E" w:rsidRDefault="00E71B32" w:rsidP="00E71B32">
      <w:pPr>
        <w:pStyle w:val="Textkrper"/>
        <w:rPr>
          <w:ins w:id="611" w:author="HÜFNER Katharina,Assoz. Prof. Priv.Doz. Dr." w:date="2023-05-28T23:37:00Z"/>
          <w:del w:id="612" w:author="HÜFNER Katharina,Ass.Prof. Priv. Doz. Dr." w:date="2023-05-30T15:57:00Z"/>
          <w:lang w:val="en-GB"/>
        </w:rPr>
      </w:pPr>
      <w:del w:id="613" w:author="HÜFNER Katharina,Ass.Prof. Priv. Doz. Dr." w:date="2023-05-30T15:57:00Z">
        <w:r w:rsidDel="002B275E">
          <w:delText xml:space="preserve">The association of persisting low-grade inflammation in individuals with status post SARS-CoV-2 infection and its possible association with mental health variables is still incompletely resolved to date. </w:delText>
        </w:r>
        <w:r w:rsidDel="002B275E">
          <w:rPr>
            <w:lang w:val="en-GB"/>
          </w:rPr>
          <w:delText xml:space="preserve">Herein, we explored effects of inflammation, SARS-CoV-2 infection, anti-SARS-CoV-2 humoral response strength and mental disorder scoring on neurotransmitter precursor amino acid levels in individuals recovering from SARS-CoV-2 infection and uninfected controls (SIMMUN cohort). Furthermore, association of inflammation with systemic availability of serotonin and catecholamine neurotransmitter precursors was explored in a published longitudinal collective (INCOV, Su et al. 2022). </w:delText>
        </w:r>
      </w:del>
    </w:p>
    <w:p w14:paraId="74436490" w14:textId="56694A4E" w:rsidR="006854B2" w:rsidDel="002B275E" w:rsidRDefault="006854B2" w:rsidP="00E71B32">
      <w:pPr>
        <w:pStyle w:val="Textkrper"/>
        <w:rPr>
          <w:del w:id="614" w:author="HÜFNER Katharina,Ass.Prof. Priv. Doz. Dr." w:date="2023-05-30T15:57:00Z"/>
        </w:rPr>
      </w:pPr>
    </w:p>
    <w:p w14:paraId="0063E6C1" w14:textId="79932018" w:rsidR="000A374F" w:rsidDel="002B275E" w:rsidRDefault="00EB098A" w:rsidP="00B31448">
      <w:pPr>
        <w:pStyle w:val="FirstParagraph"/>
        <w:rPr>
          <w:del w:id="615" w:author="HÜFNER Katharina,Ass.Prof. Priv. Doz. Dr." w:date="2023-05-30T15:57:00Z"/>
        </w:rPr>
      </w:pPr>
      <w:del w:id="616" w:author="HÜFNER Katharina,Ass.Prof. Priv. Doz. Dr." w:date="2023-05-30T15:57:00Z">
        <w:r w:rsidRPr="006854B2" w:rsidDel="002B275E">
          <w:rPr>
            <w:rPrChange w:id="617" w:author="HÜFNER Katharina,Assoz. Prof. Priv.Doz. Dr." w:date="2023-05-28T23:37:00Z">
              <w:rPr>
                <w:highlight w:val="yellow"/>
              </w:rPr>
            </w:rPrChange>
          </w:rPr>
          <w:delText>Physical conditions such as infections, trauma, frailty, autoimmune illness or malignancy are often accompanied by sings of depression, anxiety, metal stress and other psychiatric disorders (1–8)</w:delText>
        </w:r>
        <w:r w:rsidRPr="006854B2" w:rsidDel="002B275E">
          <w:delText>. Imbalance</w:delText>
        </w:r>
        <w:r w:rsidDel="002B275E">
          <w:delText xml:space="preserve"> of two depressiolytic and anxiolytic neurotransmitters, serotonin and dopamine, elicited by inflammation as proposed as a connex of physical pathology and mental health deficits (2,9,10). Serotonin is synthesized from the essential aminoacid tryptophan (TRP) via reactions catalyzed by tryptophan hydroxylase (TPH) and aromatic L-amino acid decarboxylase. Yet the great majority of TRP is by the so called kynurenine (KYN) pathway, whose first step is the breakdown of TRP to KYN catalyzed by indoleamine 2,3-dioxygenase (IDO) (11,12). Expression of an inducible and highly active form of IDO, IDO1, is strongly stimulated by a plethora of cytokines, pathogen products and other inflammatory stimuli (11,13–15). During systemic or central nervous system-localized inflammation, TRP is depleted by high IDO1 activity, which, in turn, suppresses serotonin biosynthesis (7,9,10,16). Dopamine synthesis involves the conversion of another essential amino acid phenylalanine (PHE) to tyrosine (TYR) catalyzed by phenylalanine hydroxylase (PAH) followed by hydroxylation of TYR by tyrosine 5-hydroxylase (TH) (23). Both PAH and TH as well as the serotonin-synthesizing enzyme TPH rely on tetrahydrobiopterin (BH4) as an essential cofactor. During inflammation, BH4 is depleted by oxidation to its inactive derivative and gets consumed in a competitor reaction of nitric oxide formation. As a result of such functional BH4 deficiency, biosynthesis of dopamine and serotonin is further suppressed (6,16,24). Accordingly, imbalance of PHE and TYR levels suggestive of systemic dopamine deficiency was reported in cancer, infections and inflammatory conditions and associated with depression and anxiety (6,8,16,24,25).</w:delText>
        </w:r>
      </w:del>
    </w:p>
    <w:p w14:paraId="509B25B5" w14:textId="030445B8" w:rsidR="000A374F" w:rsidDel="002B275E" w:rsidRDefault="00EB098A">
      <w:pPr>
        <w:pStyle w:val="Textkrper"/>
        <w:rPr>
          <w:del w:id="618" w:author="HÜFNER Katharina,Ass.Prof. Priv. Doz. Dr." w:date="2023-05-30T15:57:00Z"/>
        </w:rPr>
      </w:pPr>
      <w:del w:id="619" w:author="HÜFNER Katharina,Ass.Prof. Priv. Doz. Dr." w:date="2023-05-30T15:57:00Z">
        <w:r w:rsidDel="002B275E">
          <w:delText>Still, the impact of inflammation on systemic metabolism of serotonin and dopamine availability in acute SARS-CoV-2 infection and recovery, along with its mutual interaction with psychiatric disorders is still incompletely characterized. To address that, we explored effects of demographic and clinical factors, inflammation, SARS-CoV-2 infection, anti-SARS-CoV-2 humoral response and psychiatric disorder symptoms on readouts of systemic serotonin and dopamine availability and kynurenine pathway activity in two cross-sectional cohorts of SARS-CoV-2 patients: the SIMMUN cohort and the published longitudinal INCOV study (41).</w:delText>
        </w:r>
      </w:del>
    </w:p>
    <w:p w14:paraId="6B027EE1" w14:textId="77777777" w:rsidR="000A374F" w:rsidRDefault="00EB098A">
      <w:r>
        <w:br w:type="page"/>
      </w:r>
    </w:p>
    <w:p w14:paraId="59CA5FE5" w14:textId="77777777" w:rsidR="000A374F" w:rsidRDefault="00EB098A">
      <w:pPr>
        <w:pStyle w:val="berschrift1"/>
      </w:pPr>
      <w:bookmarkStart w:id="620" w:name="materials-and-methods"/>
      <w:bookmarkEnd w:id="218"/>
      <w:r>
        <w:lastRenderedPageBreak/>
        <w:t>Materials and Methods</w:t>
      </w:r>
    </w:p>
    <w:p w14:paraId="43CDAC3B" w14:textId="77777777" w:rsidR="000A374F" w:rsidRDefault="00EB098A">
      <w:pPr>
        <w:pStyle w:val="berschrift2"/>
      </w:pPr>
      <w:bookmarkStart w:id="621" w:name="ethics-statement"/>
      <w:r>
        <w:t>Ethics statement</w:t>
      </w:r>
    </w:p>
    <w:p w14:paraId="44553DAF" w14:textId="77777777" w:rsidR="000A374F" w:rsidRDefault="00EB098A">
      <w:pPr>
        <w:pStyle w:val="FirstParagraph"/>
      </w:pPr>
      <w:r>
        <w:t>The SIMMUN study was conducted in accordance with the Declaration of Helsinki and European Data Policy. All participants gave written informed consent prior to enrollment. Participants’ data were stored and analyzed in anonymized form. This study was approved by the ethics committee of the Medical University Innsbruck (Austria, approval number: 1132/2020). No approval by the ethics committee was required for analysis of the published INCOV dataset (41).</w:t>
      </w:r>
    </w:p>
    <w:p w14:paraId="152C2BC8" w14:textId="77777777" w:rsidR="000A374F" w:rsidRDefault="00EB098A">
      <w:pPr>
        <w:pStyle w:val="berschrift2"/>
      </w:pPr>
      <w:bookmarkStart w:id="622" w:name="study-cohorts"/>
      <w:bookmarkEnd w:id="621"/>
      <w:r>
        <w:t>Study cohorts</w:t>
      </w:r>
    </w:p>
    <w:p w14:paraId="5A985CE4" w14:textId="77777777" w:rsidR="000A374F" w:rsidRDefault="00EB098A">
      <w:pPr>
        <w:pStyle w:val="FirstParagraph"/>
      </w:pPr>
      <w:r>
        <w:t xml:space="preserve">Details on study cohorts, procedures and analyses are provided in </w:t>
      </w:r>
      <w:r>
        <w:rPr>
          <w:b/>
          <w:bCs/>
        </w:rPr>
        <w:t>Supplementary Methods</w:t>
      </w:r>
      <w:r>
        <w:t>.</w:t>
      </w:r>
    </w:p>
    <w:p w14:paraId="22306A60" w14:textId="77777777" w:rsidR="000A374F" w:rsidRDefault="00EB098A">
      <w:pPr>
        <w:pStyle w:val="berschrift3"/>
      </w:pPr>
      <w:bookmarkStart w:id="623" w:name="simmun-study"/>
      <w:r>
        <w:t>SIMMUN study</w:t>
      </w:r>
    </w:p>
    <w:p w14:paraId="366DACA8" w14:textId="2FCC9726" w:rsidR="000A374F" w:rsidRDefault="00EB098A">
      <w:pPr>
        <w:pStyle w:val="FirstParagraph"/>
      </w:pPr>
      <w:r>
        <w:t xml:space="preserve">Individuals tested for SARS-CoV-2 via PCR at the University Hospital of Innsbruck and patients of the University Clinic for Psychiatry I and II (Innsbruck, Austria) undergoing routine SARS-CoV-2 PCR were invited to participate. The study was conducted between June 2020 and May 2021. The inclusion criteria were age of 18 - 70 years, proficiency in German, residence in the study region (Tyrol, Austria), and a SARS-CoV-2 PCR test conducted at the study site. The exclusion criteria were active SARS-CoV-2 infection (&lt; 14 days after diagnosis), pregnancy, active malignancy, organ transplantation, surgery in the past 3 months, inflammatory illness and oral corticosteroid treatment. </w:t>
      </w:r>
      <w:ins w:id="624" w:author="Katharina Huefner" w:date="2023-05-25T23:16:00Z">
        <w:r w:rsidR="00D4726D">
          <w:t xml:space="preserve">Only individuals with </w:t>
        </w:r>
        <w:commentRangeStart w:id="625"/>
        <w:r w:rsidR="00D4726D">
          <w:t xml:space="preserve">complete data sets </w:t>
        </w:r>
      </w:ins>
      <w:commentRangeEnd w:id="625"/>
      <w:ins w:id="626" w:author="Katharina Huefner" w:date="2023-05-25T23:17:00Z">
        <w:r w:rsidR="00D4726D">
          <w:rPr>
            <w:rStyle w:val="Kommentarzeichen"/>
          </w:rPr>
          <w:commentReference w:id="625"/>
        </w:r>
      </w:ins>
      <w:ins w:id="627" w:author="Katharina Huefner" w:date="2023-05-25T23:16:00Z">
        <w:r w:rsidR="00D4726D">
          <w:t xml:space="preserve">were included in the analysis </w:t>
        </w:r>
      </w:ins>
      <w:del w:id="628" w:author="Katharina Huefner" w:date="2023-05-25T23:16:00Z">
        <w:r w:rsidDel="00D4726D">
          <w:delText xml:space="preserve">The analysis inclusion criterion was the complete study variable dataset </w:delText>
        </w:r>
      </w:del>
      <w:r>
        <w:t>(</w:t>
      </w:r>
      <w:r>
        <w:rPr>
          <w:b/>
          <w:bCs/>
        </w:rPr>
        <w:t>Figure 1</w:t>
      </w:r>
      <w:r>
        <w:t xml:space="preserve">, </w:t>
      </w:r>
      <w:r>
        <w:rPr>
          <w:b/>
          <w:bCs/>
        </w:rPr>
        <w:t>Supplementary Table S1</w:t>
      </w:r>
      <w:r>
        <w:t xml:space="preserve">). Significant differences between the analyzed and excluded participants are listed in </w:t>
      </w:r>
      <w:r>
        <w:rPr>
          <w:b/>
          <w:bCs/>
        </w:rPr>
        <w:t>Supplementary Table S2</w:t>
      </w:r>
      <w:r>
        <w:t>.</w:t>
      </w:r>
    </w:p>
    <w:p w14:paraId="28858352" w14:textId="77777777" w:rsidR="000A374F" w:rsidRDefault="00EB098A">
      <w:pPr>
        <w:pStyle w:val="berschrift3"/>
      </w:pPr>
      <w:bookmarkStart w:id="629" w:name="incov-study"/>
      <w:bookmarkEnd w:id="623"/>
      <w:r>
        <w:t>INCOV study</w:t>
      </w:r>
    </w:p>
    <w:p w14:paraId="250BB5E9" w14:textId="66DCACCA" w:rsidR="000A374F" w:rsidRDefault="00EB098A">
      <w:pPr>
        <w:pStyle w:val="FirstParagraph"/>
      </w:pPr>
      <w:r>
        <w:t xml:space="preserve">Proteome and metabolome data and clinical information for the INCOV cohort were extracted from supplementary tables accompanying the report by Su and colleagues </w:t>
      </w:r>
      <w:commentRangeStart w:id="630"/>
      <w:r>
        <w:t xml:space="preserve">(41). </w:t>
      </w:r>
      <w:commentRangeEnd w:id="630"/>
      <w:r w:rsidR="00CC2E93">
        <w:rPr>
          <w:rStyle w:val="Kommentarzeichen"/>
        </w:rPr>
        <w:commentReference w:id="630"/>
      </w:r>
      <w:ins w:id="631" w:author="Katharina Huefner" w:date="2023-05-25T23:17:00Z">
        <w:r w:rsidR="00925593">
          <w:t>Only comple</w:t>
        </w:r>
      </w:ins>
      <w:ins w:id="632" w:author="Katharina Huefner" w:date="2023-05-25T23:18:00Z">
        <w:r w:rsidR="00925593">
          <w:t xml:space="preserve">te </w:t>
        </w:r>
      </w:ins>
      <w:commentRangeStart w:id="633"/>
      <w:ins w:id="634" w:author="Katharina Huefner" w:date="2023-05-25T23:17:00Z">
        <w:r w:rsidR="00925593">
          <w:t>data</w:t>
        </w:r>
      </w:ins>
      <w:commentRangeEnd w:id="633"/>
      <w:ins w:id="635" w:author="Katharina Huefner" w:date="2023-05-25T23:18:00Z">
        <w:r w:rsidR="00925593">
          <w:rPr>
            <w:rStyle w:val="Kommentarzeichen"/>
          </w:rPr>
          <w:commentReference w:id="633"/>
        </w:r>
      </w:ins>
      <w:ins w:id="636" w:author="Katharina Huefner" w:date="2023-05-25T23:17:00Z">
        <w:r w:rsidR="00925593">
          <w:t xml:space="preserve"> sets </w:t>
        </w:r>
      </w:ins>
      <w:ins w:id="637" w:author="Katharina Huefner" w:date="2023-05-25T23:18:00Z">
        <w:r w:rsidR="00925593">
          <w:t>were included i</w:t>
        </w:r>
      </w:ins>
      <w:del w:id="638" w:author="Katharina Huefner" w:date="2023-05-25T23:18:00Z">
        <w:r w:rsidDel="00925593">
          <w:delText>I</w:delText>
        </w:r>
      </w:del>
      <w:r>
        <w:t xml:space="preserve">n the current analysis, </w:t>
      </w:r>
      <w:del w:id="639" w:author="Katharina Huefner" w:date="2023-05-25T23:18:00Z">
        <w:r w:rsidDel="00925593">
          <w:delText xml:space="preserve">samples obtained for individuals with the complete age information and complete study variable dataset </w:delText>
        </w:r>
      </w:del>
      <w:r>
        <w:t>(</w:t>
      </w:r>
      <w:r>
        <w:rPr>
          <w:b/>
          <w:bCs/>
        </w:rPr>
        <w:t>Figure 1</w:t>
      </w:r>
      <w:r>
        <w:t xml:space="preserve">, </w:t>
      </w:r>
      <w:r>
        <w:rPr>
          <w:b/>
          <w:bCs/>
        </w:rPr>
        <w:t>Table 2</w:t>
      </w:r>
      <w:r>
        <w:t xml:space="preserve">, </w:t>
      </w:r>
      <w:r>
        <w:rPr>
          <w:b/>
          <w:bCs/>
        </w:rPr>
        <w:t>Supplementary Table S3</w:t>
      </w:r>
      <w:r>
        <w:t>).</w:t>
      </w:r>
    </w:p>
    <w:p w14:paraId="4D4E6C4F" w14:textId="77777777" w:rsidR="000A374F" w:rsidRDefault="00EB098A">
      <w:pPr>
        <w:pStyle w:val="berschrift2"/>
      </w:pPr>
      <w:bookmarkStart w:id="640" w:name="procedures"/>
      <w:bookmarkEnd w:id="622"/>
      <w:bookmarkEnd w:id="629"/>
      <w:r>
        <w:t>Procedures</w:t>
      </w:r>
    </w:p>
    <w:p w14:paraId="549DE32C" w14:textId="77777777" w:rsidR="000A374F" w:rsidRDefault="00EB098A">
      <w:pPr>
        <w:pStyle w:val="berschrift3"/>
      </w:pPr>
      <w:bookmarkStart w:id="641" w:name="simmun-study-1"/>
      <w:r>
        <w:t>SIMMUN study</w:t>
      </w:r>
    </w:p>
    <w:p w14:paraId="4820EBF8" w14:textId="7AFAB404" w:rsidR="000A374F" w:rsidRDefault="00EB098A">
      <w:pPr>
        <w:pStyle w:val="FirstParagraph"/>
      </w:pPr>
      <w:r>
        <w:t xml:space="preserve">The SIMMUN study data were </w:t>
      </w:r>
      <w:del w:id="642" w:author="HÜFNER Katharina,Assoz. Prof. Priv.Doz. Dr." w:date="2023-05-28T10:28:00Z">
        <w:r w:rsidDel="00CC2E93">
          <w:delText xml:space="preserve">gathered </w:delText>
        </w:r>
      </w:del>
      <w:ins w:id="643" w:author="HÜFNER Katharina,Assoz. Prof. Priv.Doz. Dr." w:date="2023-05-28T10:28:00Z">
        <w:r w:rsidR="00CC2E93">
          <w:t xml:space="preserve">collected </w:t>
        </w:r>
      </w:ins>
      <w:r>
        <w:t>during a single on-site study visit including a general medical assessment, supervised completion of self-rating questionnaire</w:t>
      </w:r>
      <w:ins w:id="644" w:author="HÜFNER Katharina,Assoz. Prof. Priv.Doz. Dr." w:date="2023-05-28T10:28:00Z">
        <w:r w:rsidR="00CC2E93">
          <w:t>s</w:t>
        </w:r>
      </w:ins>
      <w:r>
        <w:t xml:space="preserve"> and a blood sample collection (</w:t>
      </w:r>
      <w:r>
        <w:rPr>
          <w:b/>
          <w:bCs/>
        </w:rPr>
        <w:t>Supplementary Table S1</w:t>
      </w:r>
      <w:r>
        <w:t>). The median time interval between the study visit and SARS-CoV-2 PCR was 139 days (interquartile range: 119 - 157).</w:t>
      </w:r>
    </w:p>
    <w:p w14:paraId="320972E5" w14:textId="0629FD8D" w:rsidR="000A374F" w:rsidRDefault="00EB098A">
      <w:pPr>
        <w:pStyle w:val="Textkrper"/>
      </w:pPr>
      <w:r>
        <w:lastRenderedPageBreak/>
        <w:t>Demographic and clinical variables</w:t>
      </w:r>
      <w:del w:id="645" w:author="HÜFNER Katharina,Assoz. Prof. Priv.Doz. Dr." w:date="2023-05-28T10:29:00Z">
        <w:r w:rsidDel="00CC2E93">
          <w:delText>:</w:delText>
        </w:r>
      </w:del>
      <w:r>
        <w:t xml:space="preserve"> age, sex, body mass index, </w:t>
      </w:r>
      <w:del w:id="646" w:author="HÜFNER Katharina,Assoz. Prof. Priv.Doz. Dr." w:date="2023-05-28T10:29:00Z">
        <w:r w:rsidDel="00CC2E93">
          <w:delText xml:space="preserve">professionally diagnosed </w:delText>
        </w:r>
      </w:del>
      <w:del w:id="647" w:author="HÜFNER Katharina,Assoz. Prof. Priv.Doz. Dr." w:date="2023-05-28T09:40:00Z">
        <w:r w:rsidDel="00DA6218">
          <w:delText xml:space="preserve">psychiatric </w:delText>
        </w:r>
      </w:del>
      <w:ins w:id="648" w:author="HÜFNER Katharina,Assoz. Prof. Priv.Doz. Dr." w:date="2023-05-28T09:40:00Z">
        <w:r w:rsidR="00DA6218">
          <w:t xml:space="preserve">mental </w:t>
        </w:r>
      </w:ins>
      <w:r>
        <w:t>disorders</w:t>
      </w:r>
      <w:ins w:id="649" w:author="HÜFNER Katharina,Assoz. Prof. Priv.Doz. Dr." w:date="2023-05-28T10:29:00Z">
        <w:r w:rsidR="00CC2E93">
          <w:t xml:space="preserve"> diagnosed by mental health professional</w:t>
        </w:r>
      </w:ins>
      <w:r>
        <w:t>, self-reported physical disorders, smoking and alcohol consumption, result and date of the SARS-CoV-2 PCR test were surveyed during the study visit or extracted from electronic patient records. Inflammatory markers</w:t>
      </w:r>
      <w:del w:id="650" w:author="HÜFNER Katharina,Assoz. Prof. Priv.Doz. Dr." w:date="2023-05-28T10:30:00Z">
        <w:r w:rsidDel="00CC2E93">
          <w:delText>:</w:delText>
        </w:r>
      </w:del>
      <w:r>
        <w:t xml:space="preserve"> plasma neopterin concentrations </w:t>
      </w:r>
      <w:commentRangeStart w:id="651"/>
      <w:r>
        <w:t>(NEO)</w:t>
      </w:r>
      <w:ins w:id="652" w:author="HÜFNER Katharina,Assoz. Prof. Priv.Doz. Dr." w:date="2023-05-28T10:30:00Z">
        <w:r w:rsidR="00CC2E93">
          <w:t xml:space="preserve"> was measured by ELISA</w:t>
        </w:r>
      </w:ins>
      <w:r>
        <w:t xml:space="preserve"> </w:t>
      </w:r>
      <w:commentRangeEnd w:id="651"/>
      <w:r w:rsidR="00CC2E93">
        <w:rPr>
          <w:rStyle w:val="Kommentarzeichen"/>
        </w:rPr>
        <w:commentReference w:id="651"/>
      </w:r>
      <w:r>
        <w:t xml:space="preserve">and neutrophil - lymphocyte ratio (NLR) </w:t>
      </w:r>
      <w:proofErr w:type="gramStart"/>
      <w:r>
        <w:t>were</w:t>
      </w:r>
      <w:proofErr w:type="gramEnd"/>
      <w:r>
        <w:t xml:space="preserve"> determined by the certified clinical routine laboratory at the University Hospital of Innsbruck. Plasma concentrations of tryptophan (TRP), kynurenine (KYN), phenylalanine (PHE) and tyrosine (TYR) were determined by high-performance liquid chromatography, and the KYN/TRP and PHE/TYR ratios calculated (22,25,42). Plasma titer of immunoglobulin gamma against receptor binding domain S1/S2 protein (anti-RBD IgG) were quantified by ELISA (43). Laboratory measurements at and beyond the detection limits were substituted with the lower or upper detection limit value, respectively. Mental stress was scored with the 4-item perceived stress scale (PSS-4) (44). </w:t>
      </w:r>
      <w:ins w:id="653" w:author="HÜFNER Katharina,Assoz. Prof. Priv.Doz. Dr." w:date="2023-05-28T09:41:00Z">
        <w:r w:rsidR="00DA6218">
          <w:t>Symptoms of a</w:t>
        </w:r>
      </w:ins>
      <w:del w:id="654" w:author="HÜFNER Katharina,Assoz. Prof. Priv.Doz. Dr." w:date="2023-05-28T09:41:00Z">
        <w:r w:rsidDel="00DA6218">
          <w:delText>A</w:delText>
        </w:r>
      </w:del>
      <w:r>
        <w:t xml:space="preserve">nxiety and depression </w:t>
      </w:r>
      <w:del w:id="655" w:author="HÜFNER Katharina,Assoz. Prof. Priv.Doz. Dr." w:date="2023-05-28T09:41:00Z">
        <w:r w:rsidDel="00DA6218">
          <w:delText>signs</w:delText>
        </w:r>
      </w:del>
      <w:r>
        <w:t xml:space="preserve"> were scored with the hospital anxiety and depression scale (HADS) including 7 items for anxiety and 7 items for depression (45). Clinically relevant </w:t>
      </w:r>
      <w:del w:id="656" w:author="HÜFNER Katharina,Assoz. Prof. Priv.Doz. Dr." w:date="2023-05-28T10:31:00Z">
        <w:r w:rsidDel="00CC2E93">
          <w:delText xml:space="preserve">signs </w:delText>
        </w:r>
      </w:del>
      <w:ins w:id="657" w:author="HÜFNER Katharina,Assoz. Prof. Priv.Doz. Dr." w:date="2023-05-28T10:31:00Z">
        <w:r w:rsidR="00CC2E93">
          <w:t xml:space="preserve">symptoms </w:t>
        </w:r>
      </w:ins>
      <w:r>
        <w:t xml:space="preserve">of anxiety or depression were </w:t>
      </w:r>
      <w:del w:id="658" w:author="HÜFNER Katharina,Assoz. Prof. Priv.Doz. Dr." w:date="2023-05-28T10:31:00Z">
        <w:r w:rsidDel="00CC2E93">
          <w:delText>identified with</w:delText>
        </w:r>
      </w:del>
      <w:ins w:id="659" w:author="HÜFNER Katharina,Assoz. Prof. Priv.Doz. Dr." w:date="2023-05-28T10:31:00Z">
        <w:r w:rsidR="00CC2E93">
          <w:t>defined as</w:t>
        </w:r>
      </w:ins>
      <w:r>
        <w:t xml:space="preserve"> </w:t>
      </w:r>
      <w:del w:id="660" w:author="HÜFNER Katharina,Assoz. Prof. Priv.Doz. Dr." w:date="2023-05-28T10:32:00Z">
        <w:r w:rsidDel="00CC2E93">
          <w:delText xml:space="preserve">the cutoff of </w:delText>
        </w:r>
      </w:del>
      <m:oMath>
        <m:r>
          <m:rPr>
            <m:sty m:val="p"/>
          </m:rPr>
          <w:rPr>
            <w:rFonts w:ascii="Cambria Math" w:hAnsi="Cambria Math"/>
          </w:rPr>
          <m:t>≥</m:t>
        </m:r>
      </m:oMath>
      <w:r>
        <w:t xml:space="preserve"> 8 points (45,46).</w:t>
      </w:r>
    </w:p>
    <w:p w14:paraId="2F8980F3" w14:textId="189D8680" w:rsidR="000A374F" w:rsidRDefault="00EB098A">
      <w:pPr>
        <w:pStyle w:val="Textkrper"/>
      </w:pPr>
      <w:r>
        <w:t>In order to improve normality of some numeric study variables prior to linear modeling and statistical hypothesis testing with parametric tools, logarithm or square root transformations were applied (</w:t>
      </w:r>
      <w:r>
        <w:rPr>
          <w:b/>
          <w:bCs/>
        </w:rPr>
        <w:t>Supplementary Table S1</w:t>
      </w:r>
      <w:r>
        <w:t>)</w:t>
      </w:r>
      <w:ins w:id="661" w:author="HÜFNER Katharina,Assoz. Prof. Priv.Doz. Dr." w:date="2023-05-28T10:32:00Z">
        <w:r w:rsidR="00CC2E93">
          <w:t>.</w:t>
        </w:r>
      </w:ins>
    </w:p>
    <w:p w14:paraId="4924C83D" w14:textId="77777777" w:rsidR="000A374F" w:rsidRDefault="00EB098A">
      <w:pPr>
        <w:pStyle w:val="berschrift3"/>
      </w:pPr>
      <w:bookmarkStart w:id="662" w:name="incov-cohort"/>
      <w:bookmarkEnd w:id="641"/>
      <w:r>
        <w:t>INCOV cohort</w:t>
      </w:r>
    </w:p>
    <w:p w14:paraId="23229D76" w14:textId="77777777" w:rsidR="000A374F" w:rsidRDefault="00EB098A">
      <w:pPr>
        <w:pStyle w:val="FirstParagraph"/>
      </w:pPr>
      <w:r>
        <w:t>Plasma proteomes and metabolomes in the INCOV cohort were measured by proximity extension assay (</w:t>
      </w:r>
      <w:proofErr w:type="spellStart"/>
      <w:r>
        <w:t>Olink</w:t>
      </w:r>
      <w:proofErr w:type="spellEnd"/>
      <w:r>
        <w:t>, Sweden) and ultra-high-performance liquid chromatography/tandem accurate mass spectrometry (Metabolon, USA) (41,47). Normalized, age- and sex-adjusted, log</w:t>
      </w:r>
      <w:r>
        <w:rPr>
          <w:vertAlign w:val="subscript"/>
        </w:rPr>
        <w:t>2</w:t>
      </w:r>
      <w:r>
        <w:t xml:space="preserve">-transformed plasma concentrations of metabolites and cytokines, and clinical information were extracted from </w:t>
      </w:r>
      <w:hyperlink r:id="rId12">
        <w:r>
          <w:rPr>
            <w:rStyle w:val="Hyperlink"/>
          </w:rPr>
          <w:t>supplementary tables</w:t>
        </w:r>
      </w:hyperlink>
      <w:r>
        <w:t xml:space="preserve"> of the report by Su et al. (41). Metabolites implicated in systemic serotonin availability (serotonin, TRP), KYN pathway activity (KYN, </w:t>
      </w:r>
      <w:commentRangeStart w:id="663"/>
      <w:proofErr w:type="spellStart"/>
      <w:r>
        <w:t>quinolinat</w:t>
      </w:r>
      <w:commentRangeEnd w:id="663"/>
      <w:r w:rsidR="00437227">
        <w:rPr>
          <w:rStyle w:val="Kommentarzeichen"/>
        </w:rPr>
        <w:commentReference w:id="663"/>
      </w:r>
      <w:r>
        <w:t>e</w:t>
      </w:r>
      <w:proofErr w:type="spellEnd"/>
      <w:r>
        <w:t xml:space="preserve"> [QUIN]) and dopamine availability (PHE, TYR and dopamine 3-O-sulfate [DA sulfate]), cytokine markers of inflammation (interleukin-6 [IL6], interleukin-10 [IL10], tumor necrosis factor-alpha [TNF] and interferon-gamma [IFNG]) and age were analyzed (</w:t>
      </w:r>
      <w:r>
        <w:rPr>
          <w:b/>
          <w:bCs/>
        </w:rPr>
        <w:t>Supplementary Table S3</w:t>
      </w:r>
      <w:r>
        <w:t>).</w:t>
      </w:r>
    </w:p>
    <w:p w14:paraId="01FF6E6B" w14:textId="3BCB76F0" w:rsidR="000A374F" w:rsidRDefault="00EB098A">
      <w:pPr>
        <w:pStyle w:val="Textkrper"/>
      </w:pPr>
      <w:r>
        <w:t xml:space="preserve">Plasma features were sampled in uninfected controls and SARS-CoV-2 </w:t>
      </w:r>
      <w:ins w:id="664" w:author="HÜFNER Katharina,Assoz. Prof. Priv.Doz. Dr." w:date="2023-05-28T11:51:00Z">
        <w:r w:rsidR="00524C32">
          <w:t xml:space="preserve">infected </w:t>
        </w:r>
      </w:ins>
      <w:r>
        <w:t>individuals during acute (median: 10) and sub-acute (median: 14) infection, and recovery (median: 64 days after diagnosis of SARS-CoV-2 infection via PCR) (</w:t>
      </w:r>
      <w:r>
        <w:rPr>
          <w:b/>
          <w:bCs/>
        </w:rPr>
        <w:t>Supplementary Table S3</w:t>
      </w:r>
      <w:r>
        <w:t>).</w:t>
      </w:r>
    </w:p>
    <w:p w14:paraId="3F3BBB57" w14:textId="77777777" w:rsidR="000A374F" w:rsidRDefault="00EB098A">
      <w:pPr>
        <w:pStyle w:val="berschrift2"/>
      </w:pPr>
      <w:bookmarkStart w:id="665" w:name="analysis-endpoints"/>
      <w:bookmarkEnd w:id="640"/>
      <w:bookmarkEnd w:id="662"/>
      <w:r>
        <w:t>Analysis endpoints</w:t>
      </w:r>
    </w:p>
    <w:p w14:paraId="718EC27C" w14:textId="796196EC" w:rsidR="000A374F" w:rsidRDefault="00EB098A">
      <w:pPr>
        <w:pStyle w:val="FirstParagraph"/>
      </w:pPr>
      <w:r>
        <w:t xml:space="preserve">Our analysis pursued two endpoints. The first endpoint was to determine demographic, clinical, psychometric, inflammation- and SARS-CoV-2-related factors influencing </w:t>
      </w:r>
      <w:del w:id="666" w:author="HÜFNER Katharina,Assoz. Prof. Priv.Doz. Dr." w:date="2023-05-28T16:37:00Z">
        <w:r w:rsidDel="00C442C8">
          <w:delText>plasma levels of serotonin and dopamine precursors and KYN pathway metabolites</w:delText>
        </w:r>
      </w:del>
      <w:ins w:id="667" w:author="HÜFNER Katharina,Assoz. Prof. Priv.Doz. Dr." w:date="2023-05-28T16:37:00Z">
        <w:r w:rsidR="00C442C8">
          <w:t xml:space="preserve">the kynurenine </w:t>
        </w:r>
      </w:ins>
      <w:ins w:id="668" w:author="HÜFNER Katharina,Ass.Prof. Priv. Doz. Dr." w:date="2023-05-30T16:00:00Z">
        <w:r w:rsidR="00CF645F">
          <w:t xml:space="preserve">pathway and associated </w:t>
        </w:r>
      </w:ins>
      <w:ins w:id="669" w:author="HÜFNER Katharina,Ass.Prof. Priv. Doz. Dr." w:date="2023-05-30T16:01:00Z">
        <w:r w:rsidR="00CF645F">
          <w:t xml:space="preserve">TRP availability </w:t>
        </w:r>
      </w:ins>
      <w:ins w:id="670" w:author="HÜFNER Katharina,Assoz. Prof. Priv.Doz. Dr." w:date="2023-05-28T16:37:00Z">
        <w:r w:rsidR="00C442C8">
          <w:t xml:space="preserve">and </w:t>
        </w:r>
      </w:ins>
      <w:ins w:id="671" w:author="HÜFNER Katharina,Assoz. Prof. Priv.Doz. Dr." w:date="2023-05-28T17:51:00Z">
        <w:r w:rsidR="006305C8">
          <w:t>catecholamine</w:t>
        </w:r>
      </w:ins>
      <w:ins w:id="672" w:author="HÜFNER Katharina,Assoz. Prof. Priv.Doz. Dr." w:date="2023-05-28T16:37:00Z">
        <w:r w:rsidR="00C442C8">
          <w:t xml:space="preserve"> pathways</w:t>
        </w:r>
      </w:ins>
      <w:r>
        <w:t xml:space="preserve"> (TRP, KYN, KYN/TRP, PHE, TYR, PHE/TYR). This endpoint was addressed by multi-parameter </w:t>
      </w:r>
      <w:r>
        <w:lastRenderedPageBreak/>
        <w:t>modeling in the SIMMUN cohort. The second endpoint was to investigate how more direct readouts of systemic serotonin</w:t>
      </w:r>
      <w:ins w:id="673" w:author="HÜFNER Katharina,Assoz. Prof. Priv.Doz. Dr." w:date="2023-05-28T16:43:00Z">
        <w:r w:rsidR="00567150">
          <w:t xml:space="preserve"> (21,48–50) </w:t>
        </w:r>
      </w:ins>
      <w:r>
        <w:t xml:space="preserve"> and dopamine </w:t>
      </w:r>
      <w:ins w:id="674" w:author="HÜFNER Katharina,Assoz. Prof. Priv.Doz. Dr." w:date="2023-05-28T16:43:00Z">
        <w:r w:rsidR="00567150">
          <w:t>(DA sulfate (23,51,</w:t>
        </w:r>
        <w:commentRangeStart w:id="675"/>
        <w:r w:rsidR="00567150">
          <w:t>52</w:t>
        </w:r>
        <w:commentRangeEnd w:id="675"/>
        <w:r w:rsidR="00567150">
          <w:rPr>
            <w:rStyle w:val="Kommentarzeichen"/>
          </w:rPr>
          <w:commentReference w:id="675"/>
        </w:r>
        <w:r w:rsidR="00567150">
          <w:t xml:space="preserve">)) </w:t>
        </w:r>
      </w:ins>
      <w:r>
        <w:t xml:space="preserve">availability, </w:t>
      </w:r>
      <w:del w:id="676" w:author="HÜFNER Katharina,Assoz. Prof. Priv.Doz. Dr." w:date="2023-05-28T16:44:00Z">
        <w:r w:rsidDel="00567150">
          <w:delText xml:space="preserve">plasma serotonin </w:delText>
        </w:r>
      </w:del>
      <w:del w:id="677" w:author="HÜFNER Katharina,Assoz. Prof. Priv.Doz. Dr." w:date="2023-05-28T16:43:00Z">
        <w:r w:rsidDel="00567150">
          <w:delText xml:space="preserve">(21,48–50) </w:delText>
        </w:r>
      </w:del>
      <w:del w:id="678" w:author="HÜFNER Katharina,Assoz. Prof. Priv.Doz. Dr." w:date="2023-05-28T16:44:00Z">
        <w:r w:rsidDel="00567150">
          <w:delText>and</w:delText>
        </w:r>
      </w:del>
      <w:del w:id="679" w:author="HÜFNER Katharina,Assoz. Prof. Priv.Doz. Dr." w:date="2023-05-28T16:43:00Z">
        <w:r w:rsidDel="00567150">
          <w:delText xml:space="preserve"> DA sulfate (23,51,52), </w:delText>
        </w:r>
      </w:del>
      <w:r>
        <w:t xml:space="preserve">are influenced by age, </w:t>
      </w:r>
      <w:del w:id="680" w:author="HÜFNER Katharina,Assoz. Prof. Priv.Doz. Dr." w:date="2023-05-28T16:37:00Z">
        <w:r w:rsidDel="00C442C8">
          <w:delText>inflammatory cytokines</w:delText>
        </w:r>
      </w:del>
      <w:ins w:id="681" w:author="HÜFNER Katharina,Assoz. Prof. Priv.Doz. Dr." w:date="2023-05-28T16:37:00Z">
        <w:r w:rsidR="00C442C8">
          <w:t>inflammation</w:t>
        </w:r>
      </w:ins>
      <w:r>
        <w:t xml:space="preserve">, timepoint of the SARS-CoV-2 infection, </w:t>
      </w:r>
      <w:r w:rsidRPr="00336634">
        <w:rPr>
          <w:highlight w:val="yellow"/>
          <w:rPrChange w:id="682" w:author="HÜFNER Katharina,Assoz. Prof. Priv.Doz. Dr." w:date="2023-05-28T16:50:00Z">
            <w:rPr/>
          </w:rPrChange>
        </w:rPr>
        <w:t>neurotransmitter precursor</w:t>
      </w:r>
      <w:ins w:id="683" w:author="HÜFNER Katharina,Assoz. Prof. Priv.Doz. Dr." w:date="2023-05-28T17:51:00Z">
        <w:r w:rsidR="006305C8">
          <w:rPr>
            <w:highlight w:val="yellow"/>
          </w:rPr>
          <w:t xml:space="preserve"> amino acids</w:t>
        </w:r>
      </w:ins>
      <w:del w:id="684" w:author="HÜFNER Katharina,Assoz. Prof. Priv.Doz. Dr." w:date="2023-05-28T17:51:00Z">
        <w:r w:rsidRPr="00336634" w:rsidDel="006305C8">
          <w:rPr>
            <w:highlight w:val="yellow"/>
            <w:rPrChange w:id="685" w:author="HÜFNER Katharina,Assoz. Prof. Priv.Doz. Dr." w:date="2023-05-28T16:50:00Z">
              <w:rPr/>
            </w:rPrChange>
          </w:rPr>
          <w:delText>s</w:delText>
        </w:r>
      </w:del>
      <w:r w:rsidRPr="00336634">
        <w:rPr>
          <w:highlight w:val="yellow"/>
          <w:rPrChange w:id="686" w:author="HÜFNER Katharina,Assoz. Prof. Priv.Doz. Dr." w:date="2023-05-28T16:50:00Z">
            <w:rPr/>
          </w:rPrChange>
        </w:rPr>
        <w:t xml:space="preserve"> (TRP, PHE, TYR) and KYN pathway products (KYN, QUIN).</w:t>
      </w:r>
      <w:r>
        <w:t xml:space="preserve"> This endpoint was addressed by multi-parameter robust linear modeling, time course modeling and correlation analysis in the INCOV cohort (</w:t>
      </w:r>
      <w:r>
        <w:rPr>
          <w:b/>
          <w:bCs/>
        </w:rPr>
        <w:t>Figure 1</w:t>
      </w:r>
      <w:r>
        <w:t>).</w:t>
      </w:r>
    </w:p>
    <w:p w14:paraId="0CC803A4" w14:textId="77777777" w:rsidR="000A374F" w:rsidRDefault="00EB098A">
      <w:pPr>
        <w:pStyle w:val="berschrift2"/>
      </w:pPr>
      <w:bookmarkStart w:id="687" w:name="statistical-analysis"/>
      <w:bookmarkEnd w:id="665"/>
      <w:r>
        <w:t>Statistical analysis</w:t>
      </w:r>
    </w:p>
    <w:p w14:paraId="70404FF7" w14:textId="77777777" w:rsidR="000A374F" w:rsidRDefault="00EB098A">
      <w:pPr>
        <w:pStyle w:val="FirstParagraph"/>
      </w:pPr>
      <w:r>
        <w:t>R version 4.2.3 was used for statistical analysis.</w:t>
      </w:r>
    </w:p>
    <w:p w14:paraId="6E48A912" w14:textId="77777777" w:rsidR="000A374F" w:rsidRDefault="00EB098A">
      <w:pPr>
        <w:pStyle w:val="Textkrper"/>
      </w:pPr>
      <w:r>
        <w:t xml:space="preserve">Numeric variables were presented as medians with interquartile ranges and ranges. Categorical variables are presented as percentages and counts within the complete observation set. Distribution normality and variance homogeneity was assessed by Shapiro-Wilk and </w:t>
      </w:r>
      <w:proofErr w:type="spellStart"/>
      <w:r>
        <w:t>Levene</w:t>
      </w:r>
      <w:proofErr w:type="spellEnd"/>
      <w:r>
        <w:t xml:space="preserve"> test, respectively. In the SIMMUN cohort, non-normally distributed numeric variables were logarithm- or square root-transformed prior to modeling and parametric tests (</w:t>
      </w:r>
      <w:r>
        <w:rPr>
          <w:b/>
          <w:bCs/>
        </w:rPr>
        <w:t>Supplementary Table S1</w:t>
      </w:r>
      <w:r>
        <w:t xml:space="preserve">). Since most of the INCOV study variables were non-normally distributed, robust linear modeling and non-parametric testing were employed. Since the tau-equivalence assumption investigated by factor analysis for the HADS scales was violated, consistency of psychometric tools was investigated by global McDonald’s </w:t>
      </w:r>
      <m:oMath>
        <m:r>
          <w:rPr>
            <w:rFonts w:ascii="Cambria Math" w:hAnsi="Cambria Math"/>
          </w:rPr>
          <m:t>ω</m:t>
        </m:r>
      </m:oMath>
      <w:r>
        <w:t xml:space="preserve"> (53–55). Except for multi-parameter modeling, p values were corrected for multiple testing with the false discovery rate method (56) separately for each analysis task. Effects with p &lt; 0.05 were considered significant.</w:t>
      </w:r>
    </w:p>
    <w:p w14:paraId="748AF891" w14:textId="77777777" w:rsidR="000A374F" w:rsidRDefault="00EB098A">
      <w:pPr>
        <w:pStyle w:val="Textkrper"/>
      </w:pPr>
      <w:r>
        <w:t xml:space="preserve">Correlation was assessed by Spearman’s rank or Pearson test. Significance of comparisons of numeric variables between two groups was determined by Mann-Whitney test with r effect size statistic or by two-tailed T test with Cohen’s d effect size metric. Comparisons of categorical variable distributions were evaluated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 V effect size statistic. Correlation was assessed by Pearson’s or Spearman’s rank test (57,58).</w:t>
      </w:r>
    </w:p>
    <w:p w14:paraId="126EDB93" w14:textId="77777777" w:rsidR="000A374F" w:rsidRDefault="00EB098A">
      <w:pPr>
        <w:pStyle w:val="Textkrper"/>
      </w:pPr>
      <w:r>
        <w:t>In the SIMMUN cohort, effects of age, sex, body mass class, physical and psychiatric disorders, body mass class, smoking and alcohol consumption, inflammation markers (NEO, NLR), SARS-CoV-2 infection, anti-RBD IgG titer, depression and anxiety signs (HADS), mental stress (PSS-4) on TRP, KYN, KYN/TRP, PHE, TYR and PHE/TYR were assessed by multi-parameter linear regression with backward elimination. Modeling responses and explanatory variables were subjected to normality-stabilizing transformations (</w:t>
      </w:r>
      <w:r>
        <w:rPr>
          <w:b/>
          <w:bCs/>
        </w:rPr>
        <w:t>Supplementary Table S1</w:t>
      </w:r>
      <w:r>
        <w:t xml:space="preserve">) and normalized. Normality and homogeneity of model residuals were evaluated by Shapiro-Wilk and </w:t>
      </w:r>
      <w:proofErr w:type="spellStart"/>
      <w:r>
        <w:t>Levene</w:t>
      </w:r>
      <w:proofErr w:type="spellEnd"/>
      <w:r>
        <w:t xml:space="preserve"> test, respectively, and visual inspection (residuals versus fitted and quantile-quantile plots). In the INCOV cohort, effects of age, cytokine markers of inflammation (IL6, IL10, TNF, IFNG), SARS-CoV-2 infection timepoint (acute, sub-acute, recovery versus uninfected control), neurotransmitter precursors (TRP, PHE, TYR) and KYN pathway products (QUIN, KYN) on plasma serotonin and DA sulfate were modeled by multi-parameter robust linear regression with the MM algorithm and Huber psi function (59,60). Reproducibility and proper parameterization of </w:t>
      </w:r>
      <w:r>
        <w:lastRenderedPageBreak/>
        <w:t xml:space="preserve">the multi-parameter linear and robust models was investigated by RMSE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statistics in 10-fold cross-validation (61). Significance of the model estimates was assessed by two-tailed T test.</w:t>
      </w:r>
    </w:p>
    <w:p w14:paraId="41EA447C" w14:textId="77777777" w:rsidR="000A374F" w:rsidRDefault="00EB098A">
      <w:pPr>
        <w:pStyle w:val="Textkrper"/>
      </w:pPr>
      <w:r>
        <w:t>Differences in cytokines and metabolites between SARS-CoV-2 infection timepoints in the INCOV collective were investigated by robust linear modeling (MM algorithm, Huber’s psi function) with uninfected subset or acute infection serving as baselines.</w:t>
      </w:r>
    </w:p>
    <w:p w14:paraId="535217B9" w14:textId="77777777" w:rsidR="000A374F" w:rsidRDefault="00EB098A">
      <w:pPr>
        <w:pStyle w:val="Textkrper"/>
      </w:pPr>
      <w:r>
        <w:t xml:space="preserve">Pairwise Spearman’s correlation coefficients </w:t>
      </w:r>
      <m:oMath>
        <m:r>
          <w:rPr>
            <w:rFonts w:ascii="Cambria Math" w:hAnsi="Cambria Math"/>
          </w:rPr>
          <m:t>ρ</m:t>
        </m:r>
      </m:oMath>
      <w:r>
        <w:t xml:space="preserve"> were calculated for cytokines and metabolites in the INCOV cohort. The correlation matrices were subsequently scaled into the [0, 1] range and converted to undirected force directed graphs (62). The graphs were visualized as two-dimensional network plots with the node proximity determined by the </w:t>
      </w:r>
      <m:oMath>
        <m:r>
          <w:rPr>
            <w:rFonts w:ascii="Cambria Math" w:hAnsi="Cambria Math"/>
          </w:rPr>
          <m:t>ρ</m:t>
        </m:r>
      </m:oMath>
      <w:r>
        <w:t xml:space="preserve"> value and distance-dependent repulsion, and edge color and width coding for the </w:t>
      </w:r>
      <m:oMath>
        <m:r>
          <w:rPr>
            <w:rFonts w:ascii="Cambria Math" w:hAnsi="Cambria Math"/>
          </w:rPr>
          <m:t>ρ</m:t>
        </m:r>
      </m:oMath>
      <w:r>
        <w:t xml:space="preserve"> value and sign (63).</w:t>
      </w:r>
    </w:p>
    <w:p w14:paraId="0F64E369" w14:textId="77777777" w:rsidR="000A374F" w:rsidRDefault="00EB098A">
      <w:r>
        <w:br w:type="page"/>
      </w:r>
    </w:p>
    <w:p w14:paraId="2C74E666" w14:textId="77777777" w:rsidR="000A374F" w:rsidRDefault="00EB098A">
      <w:pPr>
        <w:pStyle w:val="berschrift1"/>
      </w:pPr>
      <w:bookmarkStart w:id="688" w:name="results"/>
      <w:bookmarkEnd w:id="620"/>
      <w:bookmarkEnd w:id="687"/>
      <w:commentRangeStart w:id="689"/>
      <w:r>
        <w:lastRenderedPageBreak/>
        <w:t>Results</w:t>
      </w:r>
      <w:commentRangeEnd w:id="689"/>
      <w:r w:rsidR="00E20D2B">
        <w:rPr>
          <w:rStyle w:val="Kommentarzeichen"/>
          <w:rFonts w:asciiTheme="minorHAnsi" w:eastAsiaTheme="minorHAnsi" w:hAnsiTheme="minorHAnsi" w:cstheme="minorBidi"/>
          <w:b w:val="0"/>
          <w:bCs w:val="0"/>
          <w:color w:val="auto"/>
        </w:rPr>
        <w:commentReference w:id="689"/>
      </w:r>
    </w:p>
    <w:p w14:paraId="1BB793D3" w14:textId="14B2625C" w:rsidR="000A374F" w:rsidRDefault="00EB098A">
      <w:pPr>
        <w:pStyle w:val="berschrift2"/>
      </w:pPr>
      <w:bookmarkStart w:id="690" w:name="characteristic-of-the-study-cohorts"/>
      <w:r>
        <w:t>Characteristic of the study cohorts</w:t>
      </w:r>
      <w:ins w:id="691" w:author="Katharina Huefner" w:date="2023-05-25T23:19:00Z">
        <w:r w:rsidR="00925593">
          <w:t xml:space="preserve"> – SIMMUN and INCOV</w:t>
        </w:r>
      </w:ins>
    </w:p>
    <w:p w14:paraId="6CAEC50A" w14:textId="6C347DC0" w:rsidR="000A374F" w:rsidRDefault="004D6A05">
      <w:pPr>
        <w:pStyle w:val="FirstParagraph"/>
      </w:pPr>
      <w:ins w:id="692" w:author="HÜFNER Katharina,Assoz. Prof. Priv.Doz. Dr." w:date="2023-05-28T16:52:00Z">
        <w:r>
          <w:t>T</w:t>
        </w:r>
      </w:ins>
      <w:ins w:id="693" w:author="Katharina Huefner" w:date="2023-05-25T23:19:00Z">
        <w:del w:id="694" w:author="HÜFNER Katharina,Assoz. Prof. Priv.Doz. Dr." w:date="2023-05-28T16:52:00Z">
          <w:r w:rsidR="00925593" w:rsidDel="004D6A05">
            <w:delText>t</w:delText>
          </w:r>
        </w:del>
      </w:ins>
      <w:del w:id="695" w:author="Katharina Huefner" w:date="2023-05-25T23:19:00Z">
        <w:r w:rsidR="00925593" w:rsidDel="00925593">
          <w:delText xml:space="preserve">Herein, </w:delText>
        </w:r>
      </w:del>
      <w:del w:id="696" w:author="HÜFNER Katharina,Assoz. Prof. Priv.Doz. Dr." w:date="2023-05-28T16:52:00Z">
        <w:r w:rsidR="00925593" w:rsidDel="004D6A05">
          <w:delText>t</w:delText>
        </w:r>
      </w:del>
      <w:r w:rsidR="00925593">
        <w:t>wo</w:t>
      </w:r>
      <w:ins w:id="697" w:author="HÜFNER Katharina,Assoz. Prof. Priv.Doz. Dr." w:date="2023-05-28T16:52:00Z">
        <w:r>
          <w:t xml:space="preserve"> </w:t>
        </w:r>
      </w:ins>
      <w:ins w:id="698" w:author="HÜFNER Katharina,Assoz. Prof. Priv.Doz. Dr." w:date="2023-05-28T16:55:00Z">
        <w:r>
          <w:t>separate</w:t>
        </w:r>
      </w:ins>
      <w:r w:rsidR="00925593">
        <w:t xml:space="preserve"> cohorts of uninfected and SARS-CoV-2-</w:t>
      </w:r>
      <w:ins w:id="699" w:author="HÜFNER Katharina,Assoz. Prof. Priv.Doz. Dr." w:date="2023-05-28T16:52:00Z">
        <w:r>
          <w:t>infected</w:t>
        </w:r>
      </w:ins>
      <w:del w:id="700" w:author="HÜFNER Katharina,Assoz. Prof. Priv.Doz. Dr." w:date="2023-05-28T16:52:00Z">
        <w:r w:rsidR="00925593" w:rsidDel="004D6A05">
          <w:delText>positive</w:delText>
        </w:r>
      </w:del>
      <w:r w:rsidR="00925593">
        <w:t xml:space="preserve"> individuals were analyzed</w:t>
      </w:r>
      <w:ins w:id="701" w:author="Katharina Huefner" w:date="2023-05-25T23:19:00Z">
        <w:r w:rsidR="00925593">
          <w:t xml:space="preserve"> (SIMMUN and INCOV)</w:t>
        </w:r>
      </w:ins>
      <w:r w:rsidR="00925593">
        <w:t>. Out of 215 individuals enrolled in the SIMMUN study, 165 participants with a complete study variable dataset were analyzed (</w:t>
      </w:r>
      <w:r w:rsidR="00925593">
        <w:rPr>
          <w:b/>
          <w:bCs/>
        </w:rPr>
        <w:t>Figure 1</w:t>
      </w:r>
      <w:r w:rsidR="00925593">
        <w:t xml:space="preserve">, </w:t>
      </w:r>
      <w:r w:rsidR="00925593">
        <w:rPr>
          <w:b/>
          <w:bCs/>
        </w:rPr>
        <w:t>Supplementary Table S1</w:t>
      </w:r>
      <w:r w:rsidR="00925593">
        <w:t xml:space="preserve">). The excluded individuals were characterized by more frequent </w:t>
      </w:r>
      <w:del w:id="702" w:author="HÜFNER Katharina,Assoz. Prof. Priv.Doz. Dr." w:date="2023-05-28T09:32:00Z">
        <w:r w:rsidR="00925593" w:rsidDel="00346820">
          <w:delText xml:space="preserve">psychiatric </w:delText>
        </w:r>
      </w:del>
      <w:ins w:id="703" w:author="HÜFNER Katharina,Assoz. Prof. Priv.Doz. Dr." w:date="2023-05-28T09:32:00Z">
        <w:r w:rsidR="00346820">
          <w:t xml:space="preserve">mental </w:t>
        </w:r>
      </w:ins>
      <w:r w:rsidR="00925593">
        <w:t xml:space="preserve">disorders, </w:t>
      </w:r>
      <w:ins w:id="704" w:author="HÜFNER Katharina,Assoz. Prof. Priv.Doz. Dr." w:date="2023-05-28T09:33:00Z">
        <w:r w:rsidR="00346820">
          <w:t xml:space="preserve">higher </w:t>
        </w:r>
      </w:ins>
      <w:ins w:id="705" w:author="HÜFNER Katharina,Assoz. Prof. Priv.Doz. Dr." w:date="2023-05-28T09:34:00Z">
        <w:r w:rsidR="00346820">
          <w:t>percentages</w:t>
        </w:r>
      </w:ins>
      <w:ins w:id="706" w:author="HÜFNER Katharina,Assoz. Prof. Priv.Doz. Dr." w:date="2023-05-28T09:33:00Z">
        <w:r w:rsidR="00346820">
          <w:t xml:space="preserve"> of clinically significant signs of </w:t>
        </w:r>
      </w:ins>
      <w:r w:rsidR="00925593">
        <w:t xml:space="preserve">depression and anxiety </w:t>
      </w:r>
      <w:ins w:id="707" w:author="HÜFNER Katharina,Assoz. Prof. Priv.Doz. Dr." w:date="2023-05-28T09:33:00Z">
        <w:r w:rsidR="00346820">
          <w:t>(HADS scoring</w:t>
        </w:r>
      </w:ins>
      <w:ins w:id="708" w:author="HÜFNER Katharina,Assoz. Prof. Priv.Doz. Dr." w:date="2023-05-28T09:34:00Z">
        <w:r w:rsidR="00346820">
          <w:t>)</w:t>
        </w:r>
      </w:ins>
      <w:del w:id="709" w:author="HÜFNER Katharina,Assoz. Prof. Priv.Doz. Dr." w:date="2023-05-28T09:33:00Z">
        <w:r w:rsidR="00925593" w:rsidDel="00346820">
          <w:delText>signs</w:delText>
        </w:r>
      </w:del>
      <w:r w:rsidR="00925593">
        <w:t xml:space="preserve">, </w:t>
      </w:r>
      <w:ins w:id="710" w:author="HÜFNER Katharina,Assoz. Prof. Priv.Doz. Dr." w:date="2023-05-28T09:34:00Z">
        <w:r w:rsidR="00346820">
          <w:t>higher values for</w:t>
        </w:r>
      </w:ins>
      <w:del w:id="711" w:author="HÜFNER Katharina,Assoz. Prof. Priv.Doz. Dr." w:date="2023-05-28T09:34:00Z">
        <w:r w:rsidR="00925593" w:rsidDel="00346820">
          <w:delText>elevated</w:delText>
        </w:r>
      </w:del>
      <w:r w:rsidR="00925593">
        <w:t xml:space="preserve"> mental stress </w:t>
      </w:r>
      <w:del w:id="712" w:author="HÜFNER Katharina,Assoz. Prof. Priv.Doz. Dr." w:date="2023-05-28T09:34:00Z">
        <w:r w:rsidR="00925593" w:rsidDel="00346820">
          <w:delText xml:space="preserve">scoring </w:delText>
        </w:r>
      </w:del>
      <w:ins w:id="713" w:author="HÜFNER Katharina,Assoz. Prof. Priv.Doz. Dr." w:date="2023-05-28T09:34:00Z">
        <w:r w:rsidR="00346820">
          <w:t xml:space="preserve">(PSS-4)g </w:t>
        </w:r>
      </w:ins>
      <w:r w:rsidR="00925593">
        <w:t>and less frequent SARS-CoV-2 infections as compared with the analyzed participants (</w:t>
      </w:r>
      <w:r w:rsidR="00925593">
        <w:rPr>
          <w:b/>
          <w:bCs/>
        </w:rPr>
        <w:t>Supplementary Table S2</w:t>
      </w:r>
      <w:r w:rsidR="00925593">
        <w:t xml:space="preserve">). </w:t>
      </w:r>
      <w:ins w:id="714" w:author="HÜFNER Katharina,Assoz. Prof. Priv.Doz. Dr." w:date="2023-05-28T09:50:00Z">
        <w:r w:rsidR="00CC1987">
          <w:t xml:space="preserve">Individuals with status post </w:t>
        </w:r>
      </w:ins>
      <w:r w:rsidR="00925593">
        <w:t>SARS-CoV-2</w:t>
      </w:r>
      <w:ins w:id="715" w:author="HÜFNER Katharina,Assoz. Prof. Priv.Doz. Dr." w:date="2023-05-28T09:50:00Z">
        <w:r w:rsidR="00CC1987">
          <w:t xml:space="preserve"> infection</w:t>
        </w:r>
      </w:ins>
      <w:del w:id="716" w:author="HÜFNER Katharina,Assoz. Prof. Priv.Doz. Dr." w:date="2023-05-28T09:50:00Z">
        <w:r w:rsidR="00925593" w:rsidDel="00CC1987">
          <w:delText>-positive</w:delText>
        </w:r>
      </w:del>
      <w:r w:rsidR="00925593">
        <w:t xml:space="preserve"> </w:t>
      </w:r>
      <w:del w:id="717" w:author="HÜFNER Katharina,Assoz. Prof. Priv.Doz. Dr." w:date="2023-05-28T09:51:00Z">
        <w:r w:rsidR="00925593" w:rsidDel="00CC1987">
          <w:delText xml:space="preserve">individuals </w:delText>
        </w:r>
      </w:del>
      <w:r w:rsidR="00925593">
        <w:t xml:space="preserve">accounted for </w:t>
      </w:r>
      <w:commentRangeStart w:id="718"/>
      <w:r w:rsidR="00925593">
        <w:t>61%</w:t>
      </w:r>
      <w:commentRangeEnd w:id="718"/>
      <w:r w:rsidR="00346820">
        <w:rPr>
          <w:rStyle w:val="Kommentarzeichen"/>
        </w:rPr>
        <w:commentReference w:id="718"/>
      </w:r>
      <w:r w:rsidR="00925593">
        <w:t xml:space="preserve"> of the analyzed SIMMUN cohort. None of the participants had received anti-SARS-CoV-2 vaccination prior to enrollment. Males represented </w:t>
      </w:r>
      <w:commentRangeStart w:id="719"/>
      <w:r w:rsidR="00925593">
        <w:t>38%</w:t>
      </w:r>
      <w:commentRangeEnd w:id="719"/>
      <w:r w:rsidR="00346820">
        <w:rPr>
          <w:rStyle w:val="Kommentarzeichen"/>
        </w:rPr>
        <w:commentReference w:id="719"/>
      </w:r>
      <w:r w:rsidR="00925593">
        <w:t xml:space="preserve"> of the cohort and the median age was 50 years. The gender and age structure of the SARS-CoV-2-negative and </w:t>
      </w:r>
      <w:del w:id="720" w:author="HÜFNER Katharina,Assoz. Prof. Priv.Doz. Dr." w:date="2023-05-28T09:51:00Z">
        <w:r w:rsidR="00925593" w:rsidDel="00CC1987">
          <w:delText>-positive</w:delText>
        </w:r>
      </w:del>
      <w:ins w:id="721" w:author="HÜFNER Katharina,Assoz. Prof. Priv.Doz. Dr." w:date="2023-05-28T09:51:00Z">
        <w:r w:rsidR="00CC1987">
          <w:t>status post SARS-CoV-2 infection</w:t>
        </w:r>
      </w:ins>
      <w:r w:rsidR="00925593">
        <w:t xml:space="preserve"> subsets was comparable. In the entire SIMMUN cohort, 47% of participants were overweight or obese</w:t>
      </w:r>
      <w:ins w:id="722" w:author="HÜFNER Katharina,Assoz. Prof. Priv.Doz. Dr." w:date="2023-05-28T09:43:00Z">
        <w:r w:rsidR="00F7758A">
          <w:t xml:space="preserve"> and</w:t>
        </w:r>
      </w:ins>
      <w:del w:id="723" w:author="HÜFNER Katharina,Assoz. Prof. Priv.Doz. Dr." w:date="2023-05-28T09:43:00Z">
        <w:r w:rsidR="00925593" w:rsidDel="00F7758A">
          <w:delText>,</w:delText>
        </w:r>
      </w:del>
      <w:r w:rsidR="00925593">
        <w:t xml:space="preserve"> </w:t>
      </w:r>
      <w:del w:id="724" w:author="HÜFNER Katharina,Assoz. Prof. Priv.Doz. Dr." w:date="2023-05-28T09:43:00Z">
        <w:r w:rsidR="00925593" w:rsidDel="00F7758A">
          <w:delText xml:space="preserve">the physical disorder rate was </w:delText>
        </w:r>
      </w:del>
      <w:r w:rsidR="00925593">
        <w:t>51%</w:t>
      </w:r>
      <w:ins w:id="725" w:author="HÜFNER Katharina,Assoz. Prof. Priv.Doz. Dr." w:date="2023-05-28T09:43:00Z">
        <w:r w:rsidR="00F7758A">
          <w:t xml:space="preserve"> self-reported a physical disorder</w:t>
        </w:r>
      </w:ins>
      <w:r w:rsidR="00925593">
        <w:t>; these figures were comparable between SARS-CoV-2-negative</w:t>
      </w:r>
      <w:ins w:id="726" w:author="HÜFNER Katharina,Assoz. Prof. Priv.Doz. Dr." w:date="2023-05-28T09:51:00Z">
        <w:r w:rsidR="00CC1987">
          <w:t xml:space="preserve"> individuals </w:t>
        </w:r>
      </w:ins>
      <w:r w:rsidR="00925593">
        <w:t xml:space="preserve"> and </w:t>
      </w:r>
      <w:ins w:id="727" w:author="HÜFNER Katharina,Assoz. Prof. Priv.Doz. Dr." w:date="2023-05-28T09:51:00Z">
        <w:r w:rsidR="00CC1987">
          <w:t>such with status post SARS-CoV-2 infection</w:t>
        </w:r>
      </w:ins>
      <w:del w:id="728" w:author="HÜFNER Katharina,Assoz. Prof. Priv.Doz. Dr." w:date="2023-05-28T09:51:00Z">
        <w:r w:rsidR="00925593" w:rsidDel="00CC1987">
          <w:delText>-positive</w:delText>
        </w:r>
      </w:del>
      <w:del w:id="729" w:author="HÜFNER Katharina,Assoz. Prof. Priv.Doz. Dr." w:date="2023-05-28T09:52:00Z">
        <w:r w:rsidR="00925593" w:rsidDel="00CC1987">
          <w:delText xml:space="preserve"> individuals</w:delText>
        </w:r>
      </w:del>
      <w:r w:rsidR="00925593">
        <w:t xml:space="preserve">. </w:t>
      </w:r>
      <w:ins w:id="730" w:author="HÜFNER Katharina,Assoz. Prof. Priv.Doz. Dr." w:date="2023-05-28T09:43:00Z">
        <w:r w:rsidR="00F7758A">
          <w:t>Mental</w:t>
        </w:r>
      </w:ins>
      <w:del w:id="731" w:author="HÜFNER Katharina,Assoz. Prof. Priv.Doz. Dr." w:date="2023-05-28T09:43:00Z">
        <w:r w:rsidR="00925593" w:rsidDel="00F7758A">
          <w:delText>Psychiatric</w:delText>
        </w:r>
      </w:del>
      <w:r w:rsidR="00925593">
        <w:t xml:space="preserve"> disorders</w:t>
      </w:r>
      <w:ins w:id="732" w:author="HÜFNER Katharina,Assoz. Prof. Priv.Doz. Dr." w:date="2023-05-28T09:43:00Z">
        <w:r w:rsidR="00F7758A">
          <w:t xml:space="preserve"> diagnosed by a mental health professional</w:t>
        </w:r>
      </w:ins>
      <w:r w:rsidR="00925593">
        <w:t xml:space="preserve"> affected 41% of participants and were significantly more common in SARS-CoV-2-negative (50%) than in </w:t>
      </w:r>
      <w:ins w:id="733" w:author="HÜFNER Katharina,Assoz. Prof. Priv.Doz. Dr." w:date="2023-05-28T09:52:00Z">
        <w:r w:rsidR="00CC1987">
          <w:t xml:space="preserve">individuals with status post </w:t>
        </w:r>
      </w:ins>
      <w:r w:rsidR="00925593">
        <w:t>SARS-CoV-2</w:t>
      </w:r>
      <w:ins w:id="734" w:author="HÜFNER Katharina,Assoz. Prof. Priv.Doz. Dr." w:date="2023-05-28T09:52:00Z">
        <w:r w:rsidR="00CC1987">
          <w:t xml:space="preserve"> infection</w:t>
        </w:r>
      </w:ins>
      <w:del w:id="735" w:author="HÜFNER Katharina,Assoz. Prof. Priv.Doz. Dr." w:date="2023-05-28T09:52:00Z">
        <w:r w:rsidR="00925593" w:rsidDel="00CC1987">
          <w:delText>-positive individuals</w:delText>
        </w:r>
      </w:del>
      <w:r w:rsidR="00925593">
        <w:t xml:space="preserve"> (28%, p = 0.021, effect size: p = 0.021</w:t>
      </w:r>
      <w:ins w:id="736" w:author="HÜFNER Katharina,Assoz. Prof. Priv.Doz. Dr." w:date="2023-05-28T09:44:00Z">
        <w:r w:rsidR="00F7758A">
          <w:t>; table 1</w:t>
        </w:r>
      </w:ins>
      <w:r w:rsidR="00925593">
        <w:t xml:space="preserve">). </w:t>
      </w:r>
      <w:commentRangeStart w:id="737"/>
      <w:del w:id="738" w:author="HÜFNER Katharina,Assoz. Prof. Priv.Doz. Dr." w:date="2023-05-28T09:40:00Z">
        <w:r w:rsidR="00925593" w:rsidDel="00346820">
          <w:delText>Signs of depression and anxiety, and intensity of mental stress were gauged with the HADS depression, HADS anxiety and PSS-4 tools, respectively (44,45).</w:delText>
        </w:r>
        <w:commentRangeEnd w:id="737"/>
        <w:r w:rsidR="00346820" w:rsidDel="00346820">
          <w:rPr>
            <w:rStyle w:val="Kommentarzeichen"/>
          </w:rPr>
          <w:commentReference w:id="737"/>
        </w:r>
        <w:r w:rsidR="00925593" w:rsidDel="00346820">
          <w:delText xml:space="preserve"> </w:delText>
        </w:r>
      </w:del>
      <w:r w:rsidR="00925593">
        <w:t xml:space="preserve">The </w:t>
      </w:r>
      <w:ins w:id="739" w:author="HÜFNER Katharina,Assoz. Prof. Priv.Doz. Dr." w:date="2023-05-28T09:44:00Z">
        <w:r w:rsidR="00F7758A">
          <w:t xml:space="preserve">employed </w:t>
        </w:r>
      </w:ins>
      <w:r w:rsidR="00925593">
        <w:t>psychometric tools</w:t>
      </w:r>
      <w:ins w:id="740" w:author="HÜFNER Katharina,Assoz. Prof. Priv.Doz. Dr." w:date="2023-05-28T09:44:00Z">
        <w:r w:rsidR="00F7758A">
          <w:t xml:space="preserve"> (HADS for assessment of anxiety and depression and PSS-4 to assess mental stress)</w:t>
        </w:r>
      </w:ins>
      <w:r w:rsidR="00925593">
        <w:t xml:space="preserve"> displayed good-to-excellent internal consistency (</w:t>
      </w:r>
      <m:oMath>
        <m:r>
          <w:rPr>
            <w:rFonts w:ascii="Cambria Math" w:hAnsi="Cambria Math"/>
          </w:rPr>
          <m:t>ω</m:t>
        </m:r>
      </m:oMath>
      <w:r w:rsidR="00925593">
        <w:t xml:space="preserve"> = 0.74 - 0.96) (53) (</w:t>
      </w:r>
      <w:r w:rsidR="00925593">
        <w:rPr>
          <w:b/>
          <w:bCs/>
        </w:rPr>
        <w:t>Supplementary Figure S1</w:t>
      </w:r>
      <w:r w:rsidR="00925593">
        <w:t>). Clinically relevant anxiety</w:t>
      </w:r>
      <w:ins w:id="741" w:author="HÜFNER Katharina,Assoz. Prof. Priv.Doz. Dr." w:date="2023-05-28T09:47:00Z">
        <w:r w:rsidR="00F7758A">
          <w:t xml:space="preserve"> symptoms</w:t>
        </w:r>
      </w:ins>
      <w:r w:rsidR="00925593">
        <w:t xml:space="preserve"> </w:t>
      </w:r>
      <w:del w:id="742" w:author="HÜFNER Katharina,Assoz. Prof. Priv.Doz. Dr." w:date="2023-05-28T09:46:00Z">
        <w:r w:rsidR="00925593" w:rsidDel="00F7758A">
          <w:delText xml:space="preserve">signs </w:delText>
        </w:r>
      </w:del>
      <w:r w:rsidR="00925593">
        <w:t xml:space="preserve">(HADS </w:t>
      </w:r>
      <m:oMath>
        <m:r>
          <m:rPr>
            <m:sty m:val="p"/>
          </m:rPr>
          <w:rPr>
            <w:rFonts w:ascii="Cambria Math" w:hAnsi="Cambria Math"/>
          </w:rPr>
          <m:t>≥</m:t>
        </m:r>
      </m:oMath>
      <w:r w:rsidR="00925593">
        <w:t xml:space="preserve"> 8) (45,46) w</w:t>
      </w:r>
      <w:ins w:id="743" w:author="HÜFNER Katharina,Assoz. Prof. Priv.Doz. Dr." w:date="2023-05-28T09:46:00Z">
        <w:r w:rsidR="00F7758A">
          <w:t>as</w:t>
        </w:r>
      </w:ins>
      <w:del w:id="744" w:author="HÜFNER Katharina,Assoz. Prof. Priv.Doz. Dr." w:date="2023-05-28T09:46:00Z">
        <w:r w:rsidR="00925593" w:rsidDel="00F7758A">
          <w:delText>ere</w:delText>
        </w:r>
      </w:del>
      <w:r w:rsidR="00925593">
        <w:t xml:space="preserve"> more frequent in the uninfected (43%) than in the </w:t>
      </w:r>
      <w:ins w:id="745" w:author="HÜFNER Katharina,Assoz. Prof. Priv.Doz. Dr." w:date="2023-05-28T09:52:00Z">
        <w:r w:rsidR="00CC1987">
          <w:t xml:space="preserve">individuals with status post </w:t>
        </w:r>
      </w:ins>
      <w:r w:rsidR="00925593">
        <w:t>SARS-CoV-2</w:t>
      </w:r>
      <w:ins w:id="746" w:author="HÜFNER Katharina,Assoz. Prof. Priv.Doz. Dr." w:date="2023-05-28T09:52:00Z">
        <w:r w:rsidR="00CC1987">
          <w:t xml:space="preserve"> infection</w:t>
        </w:r>
      </w:ins>
      <w:del w:id="747" w:author="HÜFNER Katharina,Assoz. Prof. Priv.Doz. Dr." w:date="2023-05-28T09:52:00Z">
        <w:r w:rsidR="00925593" w:rsidDel="00CC1987">
          <w:delText>-positive subset</w:delText>
        </w:r>
      </w:del>
      <w:r w:rsidR="00925593">
        <w:t xml:space="preserve"> (20%, p = 0.013, effect size: V = 0.23). </w:t>
      </w:r>
      <w:ins w:id="748" w:author="HÜFNER Katharina,Assoz. Prof. Priv.Doz. Dr." w:date="2023-05-28T09:47:00Z">
        <w:r w:rsidR="00F7758A">
          <w:t>Clinically relevant depressive symptoms</w:t>
        </w:r>
      </w:ins>
      <w:del w:id="749" w:author="HÜFNER Katharina,Assoz. Prof. Priv.Doz. Dr." w:date="2023-05-28T09:47:00Z">
        <w:r w:rsidR="00925593" w:rsidDel="00F7758A">
          <w:delText>Depression signs</w:delText>
        </w:r>
      </w:del>
      <w:r w:rsidR="00925593">
        <w:t xml:space="preserve"> were more common in SARS-CoV-2-negative (31%) than in</w:t>
      </w:r>
      <w:ins w:id="750" w:author="HÜFNER Katharina,Assoz. Prof. Priv.Doz. Dr." w:date="2023-05-28T09:52:00Z">
        <w:r w:rsidR="00CC1987">
          <w:t xml:space="preserve"> the participants with</w:t>
        </w:r>
      </w:ins>
      <w:r w:rsidR="00925593">
        <w:t xml:space="preserve"> </w:t>
      </w:r>
      <w:ins w:id="751" w:author="HÜFNER Katharina,Assoz. Prof. Priv.Doz. Dr." w:date="2023-05-28T09:52:00Z">
        <w:r w:rsidR="00CC1987">
          <w:t xml:space="preserve">status post </w:t>
        </w:r>
      </w:ins>
      <w:r w:rsidR="00925593">
        <w:t>SARS-CoV-2</w:t>
      </w:r>
      <w:ins w:id="752" w:author="HÜFNER Katharina,Assoz. Prof. Priv.Doz. Dr." w:date="2023-05-28T09:52:00Z">
        <w:r w:rsidR="00CC1987">
          <w:t xml:space="preserve"> infection</w:t>
        </w:r>
      </w:ins>
      <w:del w:id="753" w:author="HÜFNER Katharina,Assoz. Prof. Priv.Doz. Dr." w:date="2023-05-28T09:52:00Z">
        <w:r w:rsidR="00925593" w:rsidDel="00CC1987">
          <w:delText>-positive</w:delText>
        </w:r>
      </w:del>
      <w:del w:id="754" w:author="HÜFNER Katharina,Assoz. Prof. Priv.Doz. Dr." w:date="2023-05-28T09:53:00Z">
        <w:r w:rsidR="00925593" w:rsidDel="00CC1987">
          <w:delText xml:space="preserve"> participants</w:delText>
        </w:r>
      </w:del>
      <w:r w:rsidR="00925593">
        <w:t xml:space="preserve"> (16%), yet this effect was no</w:t>
      </w:r>
      <w:ins w:id="755" w:author="HÜFNER Katharina,Assoz. Prof. Priv.Doz. Dr." w:date="2023-05-28T09:48:00Z">
        <w:r w:rsidR="00F7758A">
          <w:t>t statistically</w:t>
        </w:r>
      </w:ins>
      <w:r w:rsidR="00925593">
        <w:t xml:space="preserve"> significant. Scores of mental </w:t>
      </w:r>
      <w:proofErr w:type="gramStart"/>
      <w:r w:rsidR="00925593">
        <w:t>stress</w:t>
      </w:r>
      <w:proofErr w:type="gramEnd"/>
      <w:r w:rsidR="00925593">
        <w:t xml:space="preserve"> were comparable in both SARS-CoV-2 subsets (negative: median 6, </w:t>
      </w:r>
      <w:del w:id="756" w:author="HÜFNER Katharina,Assoz. Prof. Priv.Doz. Dr." w:date="2023-05-28T09:53:00Z">
        <w:r w:rsidR="00925593" w:rsidDel="00CC1987">
          <w:delText>positive</w:delText>
        </w:r>
      </w:del>
      <w:ins w:id="757" w:author="HÜFNER Katharina,Assoz. Prof. Priv.Doz. Dr." w:date="2023-05-28T09:53:00Z">
        <w:r w:rsidR="00CC1987">
          <w:t>status post SARS-CoV-2 infection</w:t>
        </w:r>
      </w:ins>
      <w:r w:rsidR="00925593">
        <w:t xml:space="preserve">: median 5 points). As expected, titer of antibodies against the S1/S2 SARS-CoV-2 protein (anti-RBD IgG) was significantly higher in the convalescent subset (median: 16 AU) as compared with uninfected individuals (median: 0.31 AU, p &lt; 0.001, effect size: r = 0.84). In 73% of SARS-CoV-2-infected SIMMUN study participants, the infection was mild and </w:t>
      </w:r>
      <w:del w:id="758" w:author="HÜFNER Katharina,Assoz. Prof. Priv.Doz. Dr." w:date="2023-05-28T09:49:00Z">
        <w:r w:rsidR="00925593" w:rsidDel="00F7758A">
          <w:delText xml:space="preserve">ambulatory </w:delText>
        </w:r>
      </w:del>
      <w:ins w:id="759" w:author="HÜFNER Katharina,Assoz. Prof. Priv.Doz. Dr." w:date="2023-05-28T09:49:00Z">
        <w:r w:rsidR="00F7758A">
          <w:t xml:space="preserve">treated on an outpatient basis </w:t>
        </w:r>
      </w:ins>
      <w:r w:rsidR="00925593">
        <w:t>(</w:t>
      </w:r>
      <w:r w:rsidR="00925593">
        <w:rPr>
          <w:b/>
          <w:bCs/>
        </w:rPr>
        <w:t>Table 1</w:t>
      </w:r>
      <w:r w:rsidR="00925593">
        <w:t>).</w:t>
      </w:r>
    </w:p>
    <w:p w14:paraId="07CA041A" w14:textId="219FD7E0" w:rsidR="000A374F" w:rsidRDefault="00EB098A">
      <w:pPr>
        <w:pStyle w:val="Textkrper"/>
      </w:pPr>
      <w:r>
        <w:t>Out of 645 individuals initially enrolled in the INCOV study (41,47), 167 participants</w:t>
      </w:r>
      <w:ins w:id="760" w:author="HÜFNER Katharina,Assoz. Prof. Priv.Doz. Dr." w:date="2023-05-28T09:55:00Z">
        <w:r w:rsidR="00D94A01">
          <w:t xml:space="preserve"> (</w:t>
        </w:r>
      </w:ins>
      <w:del w:id="761" w:author="HÜFNER Katharina,Assoz. Prof. Priv.Doz. Dr." w:date="2023-05-28T09:56:00Z">
        <w:r w:rsidDel="00D94A01">
          <w:delText xml:space="preserve"> </w:delText>
        </w:r>
      </w:del>
      <w:del w:id="762" w:author="HÜFNER Katharina,Assoz. Prof. Priv.Doz. Dr." w:date="2023-05-28T16:53:00Z">
        <w:r w:rsidDel="004D6A05">
          <w:delText xml:space="preserve">with </w:delText>
        </w:r>
      </w:del>
      <w:ins w:id="763" w:author="HÜFNER Katharina,Assoz. Prof. Priv.Doz. Dr." w:date="2023-05-28T16:53:00Z">
        <w:r w:rsidR="004D6A05">
          <w:t xml:space="preserve">providing </w:t>
        </w:r>
      </w:ins>
      <w:r>
        <w:t>354</w:t>
      </w:r>
      <w:ins w:id="764" w:author="HÜFNER Katharina,Assoz. Prof. Priv.Doz. Dr." w:date="2023-05-28T09:56:00Z">
        <w:r w:rsidR="00D94A01">
          <w:t xml:space="preserve"> individual</w:t>
        </w:r>
      </w:ins>
      <w:r>
        <w:t xml:space="preserve"> samples</w:t>
      </w:r>
      <w:ins w:id="765" w:author="HÜFNER Katharina,Assoz. Prof. Priv.Doz. Dr." w:date="2023-05-28T09:56:00Z">
        <w:r w:rsidR="00D94A01">
          <w:t>)</w:t>
        </w:r>
      </w:ins>
      <w:r>
        <w:t xml:space="preserve"> with a complete study variable dataset were analyzed (</w:t>
      </w:r>
      <w:r>
        <w:rPr>
          <w:b/>
          <w:bCs/>
        </w:rPr>
        <w:t>Figure 1</w:t>
      </w:r>
      <w:r>
        <w:t xml:space="preserve">, </w:t>
      </w:r>
      <w:r>
        <w:rPr>
          <w:b/>
          <w:bCs/>
        </w:rPr>
        <w:t>Supplementary Table S3 - S4</w:t>
      </w:r>
      <w:r>
        <w:t xml:space="preserve">). SARS-CoV-2-positive individuals comprised 84% of the analyzed INCOV collective. </w:t>
      </w:r>
      <w:del w:id="766" w:author="HÜFNER Katharina,Assoz. Prof. Priv.Doz. Dr." w:date="2023-05-28T11:53:00Z">
        <w:r w:rsidDel="009F09DD">
          <w:delText xml:space="preserve">Males constituted </w:delText>
        </w:r>
      </w:del>
      <w:r>
        <w:t>56% of</w:t>
      </w:r>
      <w:ins w:id="767" w:author="HÜFNER Katharina,Assoz. Prof. Priv.Doz. Dr." w:date="2023-05-28T11:54:00Z">
        <w:r w:rsidR="009F09DD">
          <w:t xml:space="preserve"> the </w:t>
        </w:r>
      </w:ins>
      <w:ins w:id="768" w:author="HÜFNER Katharina,Assoz. Prof. Priv.Doz. Dr." w:date="2023-05-28T16:54:00Z">
        <w:r w:rsidR="004D6A05">
          <w:t>analyzed</w:t>
        </w:r>
      </w:ins>
      <w:r>
        <w:t xml:space="preserve"> participants</w:t>
      </w:r>
      <w:ins w:id="769" w:author="HÜFNER Katharina,Assoz. Prof. Priv.Doz. Dr." w:date="2023-05-28T11:54:00Z">
        <w:r w:rsidR="009F09DD">
          <w:t xml:space="preserve"> were male</w:t>
        </w:r>
      </w:ins>
      <w:r>
        <w:t xml:space="preserve">, the median age was 60 years. SARS-CoV-2-positive </w:t>
      </w:r>
      <w:del w:id="770" w:author="HÜFNER Katharina,Assoz. Prof. Priv.Doz. Dr." w:date="2023-05-28T11:55:00Z">
        <w:r w:rsidDel="009F09DD">
          <w:delText>participant</w:delText>
        </w:r>
      </w:del>
      <w:ins w:id="771" w:author="HÜFNER Katharina,Assoz. Prof. Priv.Doz. Dr." w:date="2023-05-28T16:54:00Z">
        <w:r w:rsidR="004D6A05">
          <w:t>individuals</w:t>
        </w:r>
      </w:ins>
      <w:del w:id="772" w:author="HÜFNER Katharina,Assoz. Prof. Priv.Doz. Dr." w:date="2023-05-28T16:54:00Z">
        <w:r w:rsidDel="004D6A05">
          <w:delText>s</w:delText>
        </w:r>
      </w:del>
      <w:r>
        <w:t xml:space="preserve"> (median age: 62 years) were significantly older than </w:t>
      </w:r>
      <w:del w:id="773" w:author="HÜFNER Katharina,Assoz. Prof. Priv.Doz. Dr." w:date="2023-05-28T11:54:00Z">
        <w:r w:rsidDel="009F09DD">
          <w:delText>the uninfected subset</w:delText>
        </w:r>
      </w:del>
      <w:ins w:id="774" w:author="HÜFNER Katharina,Assoz. Prof. Priv.Doz. Dr." w:date="2023-05-28T11:54:00Z">
        <w:r w:rsidR="009F09DD">
          <w:t>uninfected</w:t>
        </w:r>
      </w:ins>
      <w:ins w:id="775" w:author="HÜFNER Katharina,Assoz. Prof. Priv.Doz. Dr." w:date="2023-05-28T11:55:00Z">
        <w:r w:rsidR="009F09DD">
          <w:t xml:space="preserve"> </w:t>
        </w:r>
      </w:ins>
      <w:ins w:id="776" w:author="HÜFNER Katharina,Assoz. Prof. Priv.Doz. Dr." w:date="2023-05-28T16:54:00Z">
        <w:r w:rsidR="004D6A05">
          <w:t>participants</w:t>
        </w:r>
      </w:ins>
      <w:r>
        <w:t xml:space="preserve"> (median age: 56 years, p = 0.044, effect size: r = 0.17)</w:t>
      </w:r>
      <w:ins w:id="777" w:author="HÜFNER Katharina,Assoz. Prof. Priv.Doz. Dr." w:date="2023-05-28T11:55:00Z">
        <w:r w:rsidR="009F09DD">
          <w:t xml:space="preserve"> and percentages of</w:t>
        </w:r>
      </w:ins>
      <w:del w:id="778" w:author="HÜFNER Katharina,Assoz. Prof. Priv.Doz. Dr." w:date="2023-05-28T11:55:00Z">
        <w:r w:rsidDel="009F09DD">
          <w:delText>. Shares of</w:delText>
        </w:r>
      </w:del>
      <w:r>
        <w:t xml:space="preserve"> overweight or obese individuals were higher among SARS-</w:t>
      </w:r>
      <w:r>
        <w:lastRenderedPageBreak/>
        <w:t xml:space="preserve">COV-2-positive (74%) than </w:t>
      </w:r>
      <w:del w:id="779" w:author="HÜFNER Katharina,Assoz. Prof. Priv.Doz. Dr." w:date="2023-05-28T11:55:00Z">
        <w:r w:rsidDel="009F09DD">
          <w:delText xml:space="preserve">SARS-CoV-2-negative </w:delText>
        </w:r>
      </w:del>
      <w:ins w:id="780" w:author="HÜFNER Katharina,Assoz. Prof. Priv.Doz. Dr." w:date="2023-05-28T11:55:00Z">
        <w:r w:rsidR="009F09DD">
          <w:t xml:space="preserve">uninfected </w:t>
        </w:r>
      </w:ins>
      <w:r>
        <w:t xml:space="preserve">participants (55%), </w:t>
      </w:r>
      <w:ins w:id="781" w:author="HÜFNER Katharina,Assoz. Prof. Priv.Doz. Dr." w:date="2023-05-28T11:56:00Z">
        <w:r w:rsidR="009F09DD">
          <w:t xml:space="preserve">this effect was not statistically significant. </w:t>
        </w:r>
      </w:ins>
      <w:del w:id="782" w:author="HÜFNER Katharina,Assoz. Prof. Priv.Doz. Dr." w:date="2023-05-28T11:56:00Z">
        <w:r w:rsidDel="009F09DD">
          <w:delText xml:space="preserve">yet this effect missed statistical significance. </w:delText>
        </w:r>
      </w:del>
      <w:r>
        <w:t>Nearly all (</w:t>
      </w:r>
      <w:commentRangeStart w:id="783"/>
      <w:r>
        <w:t>97%)</w:t>
      </w:r>
      <w:commentRangeEnd w:id="783"/>
      <w:r w:rsidR="009F09DD">
        <w:rPr>
          <w:rStyle w:val="Kommentarzeichen"/>
        </w:rPr>
        <w:commentReference w:id="783"/>
      </w:r>
      <w:r>
        <w:t xml:space="preserve"> of SARS-CoV-2-positive </w:t>
      </w:r>
      <w:del w:id="784" w:author="HÜFNER Katharina,Assoz. Prof. Priv.Doz. Dr." w:date="2023-05-28T16:54:00Z">
        <w:r w:rsidDel="004D6A05">
          <w:delText xml:space="preserve">INCOV </w:delText>
        </w:r>
      </w:del>
      <w:r>
        <w:t>individuals</w:t>
      </w:r>
      <w:ins w:id="785" w:author="HÜFNER Katharina,Assoz. Prof. Priv.Doz. Dr." w:date="2023-05-28T16:54:00Z">
        <w:r w:rsidR="004D6A05">
          <w:t xml:space="preserve"> in the INCOV cohort</w:t>
        </w:r>
      </w:ins>
      <w:r>
        <w:t xml:space="preserve"> were hospitalized due to a moderate</w:t>
      </w:r>
      <w:del w:id="786" w:author="HÜFNER Katharina,Assoz. Prof. Priv.Doz. Dr." w:date="2023-05-28T11:57:00Z">
        <w:r w:rsidDel="009F09DD">
          <w:delText>ly</w:delText>
        </w:r>
      </w:del>
      <w:ins w:id="787" w:author="HÜFNER Katharina,Assoz. Prof. Priv.Doz. Dr." w:date="2023-05-28T11:57:00Z">
        <w:r w:rsidR="009F09DD">
          <w:t xml:space="preserve">, severe or critical infection </w:t>
        </w:r>
      </w:ins>
      <w:ins w:id="788" w:author="HÜFNER Katharina,Assoz. Prof. Priv.Doz. Dr." w:date="2023-05-28T16:55:00Z">
        <w:r w:rsidR="004D6A05">
          <w:t>severity</w:t>
        </w:r>
      </w:ins>
      <w:del w:id="789" w:author="HÜFNER Katharina,Assoz. Prof. Priv.Doz. Dr." w:date="2023-05-28T11:57:00Z">
        <w:r w:rsidDel="009F09DD">
          <w:delText xml:space="preserve"> or critically severe infection</w:delText>
        </w:r>
      </w:del>
      <w:r>
        <w:t xml:space="preserve"> (</w:t>
      </w:r>
      <w:r>
        <w:rPr>
          <w:b/>
          <w:bCs/>
        </w:rPr>
        <w:t>Table 2</w:t>
      </w:r>
      <w:r>
        <w:t>).</w:t>
      </w:r>
    </w:p>
    <w:p w14:paraId="6C0C0979" w14:textId="3D5AD285" w:rsidR="000A374F" w:rsidRDefault="00EB098A">
      <w:pPr>
        <w:pStyle w:val="Textkrper"/>
      </w:pPr>
      <w:r>
        <w:t>As compared with the SIMMUN c</w:t>
      </w:r>
      <w:ins w:id="790" w:author="HÜFNER Katharina,Assoz. Prof. Priv.Doz. Dr." w:date="2023-05-28T16:55:00Z">
        <w:r w:rsidR="004D6A05">
          <w:t>ohort</w:t>
        </w:r>
      </w:ins>
      <w:del w:id="791" w:author="HÜFNER Katharina,Assoz. Prof. Priv.Doz. Dr." w:date="2023-05-28T16:55:00Z">
        <w:r w:rsidDel="004D6A05">
          <w:delText>ollective</w:delText>
        </w:r>
      </w:del>
      <w:r>
        <w:t xml:space="preserve">, the INCOV cohort was characterized by a significantly higher percentage of males (p = 0.0014, effect size: V = 0.18), </w:t>
      </w:r>
      <w:del w:id="792" w:author="Katharina Huefner" w:date="2023-05-25T23:20:00Z">
        <w:r w:rsidDel="00925593">
          <w:delText>more advanced</w:delText>
        </w:r>
      </w:del>
      <w:ins w:id="793" w:author="Katharina Huefner" w:date="2023-05-25T23:20:00Z">
        <w:r w:rsidR="00925593">
          <w:t>higher</w:t>
        </w:r>
      </w:ins>
      <w:r>
        <w:t xml:space="preserve"> age (p &lt; 0.001, effect size: p &lt; 0.001), </w:t>
      </w:r>
      <w:del w:id="794" w:author="Katharina Huefner" w:date="2023-05-25T23:21:00Z">
        <w:r w:rsidDel="00925593">
          <w:delText xml:space="preserve">elevated </w:delText>
        </w:r>
      </w:del>
      <w:ins w:id="795" w:author="Katharina Huefner" w:date="2023-05-25T23:21:00Z">
        <w:r w:rsidR="00925593">
          <w:t xml:space="preserve">higher </w:t>
        </w:r>
      </w:ins>
      <w:r>
        <w:t>rates of overweight or obes</w:t>
      </w:r>
      <w:ins w:id="796" w:author="Katharina Huefner" w:date="2023-05-25T23:21:00Z">
        <w:r w:rsidR="00925593">
          <w:t>e participants</w:t>
        </w:r>
      </w:ins>
      <w:del w:id="797" w:author="Katharina Huefner" w:date="2023-05-25T23:21:00Z">
        <w:r w:rsidDel="00925593">
          <w:delText>ity</w:delText>
        </w:r>
      </w:del>
      <w:r>
        <w:t xml:space="preserve"> (p &lt; 0.001, effect size: V = 0.28), </w:t>
      </w:r>
      <w:del w:id="798" w:author="Katharina Huefner" w:date="2023-05-25T23:21:00Z">
        <w:r w:rsidDel="00925593">
          <w:delText>higher share of</w:delText>
        </w:r>
      </w:del>
      <w:ins w:id="799" w:author="Katharina Huefner" w:date="2023-05-25T23:21:00Z">
        <w:r w:rsidR="00925593">
          <w:t>more</w:t>
        </w:r>
      </w:ins>
      <w:r>
        <w:t xml:space="preserve"> SARS-CoV-2 </w:t>
      </w:r>
      <w:ins w:id="800" w:author="HÜFNER Katharina,Assoz. Prof. Priv.Doz. Dr." w:date="2023-05-28T11:58:00Z">
        <w:r w:rsidR="009F09DD">
          <w:t xml:space="preserve">infected </w:t>
        </w:r>
      </w:ins>
      <w:r>
        <w:t>cases (p &lt; 0.001, effect size: V = 0.46) and higher hospitalization rates (p &lt; 0.001, effect size: V = 0.72) (</w:t>
      </w:r>
      <w:r>
        <w:rPr>
          <w:b/>
          <w:bCs/>
        </w:rPr>
        <w:t>Supplementary Table S5</w:t>
      </w:r>
      <w:r>
        <w:t>).</w:t>
      </w:r>
    </w:p>
    <w:p w14:paraId="24D4515B" w14:textId="32B3A156" w:rsidR="000A374F" w:rsidRDefault="00EB098A">
      <w:pPr>
        <w:pStyle w:val="berschrift2"/>
      </w:pPr>
      <w:bookmarkStart w:id="801" w:name="X543a44a69e70ccc6bf66a50c5f003027462098b"/>
      <w:bookmarkEnd w:id="690"/>
      <w:del w:id="802" w:author="HÜFNER Katharina,Assoz. Prof. Priv.Doz. Dr." w:date="2023-05-28T12:04:00Z">
        <w:r w:rsidDel="00A55F62">
          <w:delText xml:space="preserve">Inflammation, </w:delText>
        </w:r>
      </w:del>
      <w:del w:id="803" w:author="HÜFNER Katharina,Assoz. Prof. Priv.Doz. Dr." w:date="2023-05-28T17:48:00Z">
        <w:r w:rsidDel="006305C8">
          <w:delText>SARS-CoV-2 infection,</w:delText>
        </w:r>
      </w:del>
      <w:ins w:id="804" w:author="HÜFNER Katharina,Assoz. Prof. Priv.Doz. Dr." w:date="2023-05-28T17:48:00Z">
        <w:r w:rsidR="006305C8">
          <w:t>I</w:t>
        </w:r>
      </w:ins>
      <w:del w:id="805" w:author="HÜFNER Katharina,Assoz. Prof. Priv.Doz. Dr." w:date="2023-05-28T17:46:00Z">
        <w:r w:rsidDel="006305C8">
          <w:delText xml:space="preserve"> </w:delText>
        </w:r>
      </w:del>
      <w:ins w:id="806" w:author="HÜFNER Katharina,Assoz. Prof. Priv.Doz. Dr." w:date="2023-05-28T12:04:00Z">
        <w:r w:rsidR="00A55F62">
          <w:t xml:space="preserve">nflammation, </w:t>
        </w:r>
      </w:ins>
      <w:ins w:id="807" w:author="HÜFNER Katharina,Assoz. Prof. Priv.Doz. Dr." w:date="2023-05-28T17:48:00Z">
        <w:r w:rsidR="006305C8">
          <w:t xml:space="preserve">status post SARS-CoV-2 infection, </w:t>
        </w:r>
      </w:ins>
      <w:r>
        <w:t xml:space="preserve">age, mental stress and </w:t>
      </w:r>
      <w:ins w:id="808" w:author="HÜFNER Katharina,Assoz. Prof. Priv.Doz. Dr." w:date="2023-05-28T12:02:00Z">
        <w:r w:rsidR="00A55F62">
          <w:t xml:space="preserve">symptoms of </w:t>
        </w:r>
      </w:ins>
      <w:r>
        <w:t xml:space="preserve">depression influence </w:t>
      </w:r>
      <w:ins w:id="809" w:author="HÜFNER Katharina,Assoz. Prof. Priv.Doz. Dr." w:date="2023-05-28T17:47:00Z">
        <w:r w:rsidR="006305C8">
          <w:t xml:space="preserve">metabolites of the kynurenine pathway </w:t>
        </w:r>
      </w:ins>
      <w:del w:id="810" w:author="HÜFNER Katharina,Assoz. Prof. Priv.Doz. Dr." w:date="2023-05-28T17:48:00Z">
        <w:r w:rsidDel="006305C8">
          <w:delText>systemic levels of neu</w:delText>
        </w:r>
      </w:del>
      <w:del w:id="811" w:author="HÜFNER Katharina,Assoz. Prof. Priv.Doz. Dr." w:date="2023-05-28T12:02:00Z">
        <w:r w:rsidDel="00A55F62">
          <w:delText>tro</w:delText>
        </w:r>
      </w:del>
      <w:del w:id="812" w:author="HÜFNER Katharina,Assoz. Prof. Priv.Doz. Dr." w:date="2023-05-28T17:48:00Z">
        <w:r w:rsidDel="006305C8">
          <w:delText xml:space="preserve">transmitter precursors </w:delText>
        </w:r>
      </w:del>
      <w:del w:id="813" w:author="HÜFNER Katharina,Assoz. Prof. Priv.Doz. Dr." w:date="2023-05-28T12:03:00Z">
        <w:r w:rsidDel="00A55F62">
          <w:delText>and kynurenine pathway activity</w:delText>
        </w:r>
      </w:del>
    </w:p>
    <w:p w14:paraId="0041E734" w14:textId="318241C0" w:rsidR="000A374F" w:rsidRDefault="00EB098A">
      <w:pPr>
        <w:pStyle w:val="FirstParagraph"/>
      </w:pPr>
      <w:del w:id="814" w:author="Katharina Huefner" w:date="2023-05-25T23:21:00Z">
        <w:r w:rsidDel="00925593">
          <w:delText>We employed the</w:delText>
        </w:r>
      </w:del>
      <w:ins w:id="815" w:author="Katharina Huefner" w:date="2023-05-25T23:21:00Z">
        <w:r w:rsidR="00925593">
          <w:t>In the</w:t>
        </w:r>
      </w:ins>
      <w:r>
        <w:t xml:space="preserve"> SIMMUN dataset</w:t>
      </w:r>
      <w:ins w:id="816" w:author="Katharina Huefner" w:date="2023-05-25T23:22:00Z">
        <w:r w:rsidR="00925593">
          <w:t xml:space="preserve"> we performed </w:t>
        </w:r>
      </w:ins>
      <w:del w:id="817" w:author="Katharina Huefner" w:date="2023-05-25T23:22:00Z">
        <w:r w:rsidDel="00925593">
          <w:delText xml:space="preserve"> in</w:delText>
        </w:r>
      </w:del>
      <w:r>
        <w:t xml:space="preserve"> an initial search for predictors of </w:t>
      </w:r>
      <w:r w:rsidRPr="004D6A05">
        <w:rPr>
          <w:highlight w:val="yellow"/>
          <w:rPrChange w:id="818" w:author="HÜFNER Katharina,Assoz. Prof. Priv.Doz. Dr." w:date="2023-05-28T16:55:00Z">
            <w:rPr/>
          </w:rPrChange>
        </w:rPr>
        <w:t xml:space="preserve">systemic neurotransmitter </w:t>
      </w:r>
      <w:ins w:id="819" w:author="Katharina Huefner" w:date="2023-05-25T23:22:00Z">
        <w:r w:rsidR="00925593" w:rsidRPr="004D6A05">
          <w:rPr>
            <w:highlight w:val="yellow"/>
            <w:rPrChange w:id="820" w:author="HÜFNER Katharina,Assoz. Prof. Priv.Doz. Dr." w:date="2023-05-28T16:55:00Z">
              <w:rPr/>
            </w:rPrChange>
          </w:rPr>
          <w:t xml:space="preserve">precursor amino acid </w:t>
        </w:r>
      </w:ins>
      <w:r w:rsidRPr="004D6A05">
        <w:rPr>
          <w:highlight w:val="yellow"/>
          <w:rPrChange w:id="821" w:author="HÜFNER Katharina,Assoz. Prof. Priv.Doz. Dr." w:date="2023-05-28T16:55:00Z">
            <w:rPr/>
          </w:rPrChange>
        </w:rPr>
        <w:t>availability</w:t>
      </w:r>
      <w:r>
        <w:t xml:space="preserve">. As markers of serotonin turnover, we modeled plasma levels </w:t>
      </w:r>
      <w:ins w:id="822" w:author="HÜFNER Katharina,Assoz. Prof. Priv.Doz. Dr." w:date="2023-05-28T17:00:00Z">
        <w:r w:rsidR="00F86F7D">
          <w:t xml:space="preserve">the kynurenine pathway (KYN, </w:t>
        </w:r>
      </w:ins>
      <w:del w:id="823" w:author="HÜFNER Katharina,Assoz. Prof. Priv.Doz. Dr." w:date="2023-05-28T17:00:00Z">
        <w:r w:rsidDel="00F86F7D">
          <w:delText xml:space="preserve">of the serotonin precursor TRP and readouts of the competitor KYN pathway, KYN and </w:delText>
        </w:r>
      </w:del>
      <w:r>
        <w:t>KYN/TRP</w:t>
      </w:r>
      <w:ins w:id="824" w:author="HÜFNER Katharina,Assoz. Prof. Priv.Doz. Dr." w:date="2023-05-28T17:00:00Z">
        <w:r w:rsidR="00F86F7D">
          <w:t>) affecting also TRP</w:t>
        </w:r>
      </w:ins>
      <w:r>
        <w:t xml:space="preserve"> (11,12,22). Plasma concentrations of PHE, TYR and PHE/TYR were investigated as markers of </w:t>
      </w:r>
      <w:ins w:id="825" w:author="Katharina Huefner" w:date="2023-05-25T23:34:00Z">
        <w:r w:rsidR="0049220A">
          <w:t xml:space="preserve">the catecholamine pathway and associated </w:t>
        </w:r>
      </w:ins>
      <w:r>
        <w:t>dopamine availability (6,23,25). The candidate explanatory variables were age, sex, body mass</w:t>
      </w:r>
      <w:ins w:id="826" w:author="Katharina Huefner" w:date="2023-05-25T23:22:00Z">
        <w:r w:rsidR="00925593">
          <w:t xml:space="preserve"> index</w:t>
        </w:r>
      </w:ins>
      <w:r>
        <w:t xml:space="preserve">, </w:t>
      </w:r>
      <w:ins w:id="827" w:author="Katharina Huefner" w:date="2023-05-25T23:34:00Z">
        <w:r w:rsidR="0049220A">
          <w:t xml:space="preserve">the presence of </w:t>
        </w:r>
      </w:ins>
      <w:r>
        <w:t xml:space="preserve">physical and </w:t>
      </w:r>
      <w:del w:id="828" w:author="Katharina Huefner" w:date="2023-05-25T23:34:00Z">
        <w:r w:rsidDel="0049220A">
          <w:delText xml:space="preserve">psychiatric </w:delText>
        </w:r>
      </w:del>
      <w:ins w:id="829" w:author="Katharina Huefner" w:date="2023-05-25T23:34:00Z">
        <w:r w:rsidR="0049220A">
          <w:t xml:space="preserve">mental </w:t>
        </w:r>
      </w:ins>
      <w:r>
        <w:t xml:space="preserve">disorders, </w:t>
      </w:r>
      <w:ins w:id="830" w:author="HÜFNER Katharina,Assoz. Prof. Priv.Doz. Dr." w:date="2023-05-28T17:53:00Z">
        <w:r w:rsidR="006305C8">
          <w:t xml:space="preserve">smoking, </w:t>
        </w:r>
      </w:ins>
      <w:r>
        <w:t xml:space="preserve">alcohol </w:t>
      </w:r>
      <w:commentRangeStart w:id="831"/>
      <w:del w:id="832" w:author="HÜFNER Katharina,Assoz. Prof. Priv.Doz. Dr." w:date="2023-05-28T17:53:00Z">
        <w:r w:rsidDel="006305C8">
          <w:delText xml:space="preserve">and tobacco </w:delText>
        </w:r>
      </w:del>
      <w:r>
        <w:t>consumption</w:t>
      </w:r>
      <w:commentRangeEnd w:id="831"/>
      <w:r w:rsidR="006305C8">
        <w:rPr>
          <w:rStyle w:val="Kommentarzeichen"/>
        </w:rPr>
        <w:commentReference w:id="831"/>
      </w:r>
      <w:r>
        <w:t xml:space="preserve">, </w:t>
      </w:r>
      <w:ins w:id="833" w:author="HÜFNER Katharina,Assoz. Prof. Priv.Doz. Dr." w:date="2023-05-28T17:54:00Z">
        <w:r w:rsidR="006305C8">
          <w:t xml:space="preserve">status post </w:t>
        </w:r>
      </w:ins>
      <w:r>
        <w:t xml:space="preserve">SARS-CoV-2 infection, anti-SARS-CoV-2 antibody titer, NEO and NLR as inflammatory markers, </w:t>
      </w:r>
      <w:ins w:id="834" w:author="Katharina Huefner" w:date="2023-05-25T23:23:00Z">
        <w:r w:rsidR="00925593">
          <w:t xml:space="preserve">perceived </w:t>
        </w:r>
      </w:ins>
      <w:r>
        <w:t xml:space="preserve">mental stress, </w:t>
      </w:r>
      <w:ins w:id="835" w:author="HÜFNER Katharina,Assoz. Prof. Priv.Doz. Dr." w:date="2023-05-28T17:54:00Z">
        <w:r w:rsidR="006305C8">
          <w:t>symptoms</w:t>
        </w:r>
      </w:ins>
      <w:ins w:id="836" w:author="Katharina Huefner" w:date="2023-05-25T23:23:00Z">
        <w:del w:id="837" w:author="HÜFNER Katharina,Assoz. Prof. Priv.Doz. Dr." w:date="2023-05-28T17:54:00Z">
          <w:r w:rsidR="00925593" w:rsidDel="006305C8">
            <w:delText>signs</w:delText>
          </w:r>
        </w:del>
        <w:r w:rsidR="00925593">
          <w:t xml:space="preserve"> of </w:t>
        </w:r>
      </w:ins>
      <w:r>
        <w:t xml:space="preserve">depression and anxiety </w:t>
      </w:r>
      <w:del w:id="838" w:author="Katharina Huefner" w:date="2023-05-25T23:23:00Z">
        <w:r w:rsidDel="00925593">
          <w:delText>signs</w:delText>
        </w:r>
      </w:del>
      <w:r>
        <w:t xml:space="preserve"> (</w:t>
      </w:r>
      <w:r>
        <w:rPr>
          <w:b/>
          <w:bCs/>
        </w:rPr>
        <w:t>Supplementary Table S1</w:t>
      </w:r>
      <w:r>
        <w:t xml:space="preserve">). All </w:t>
      </w:r>
      <w:del w:id="839" w:author="Katharina Huefner" w:date="2023-05-25T23:26:00Z">
        <w:r w:rsidDel="00925593">
          <w:delText xml:space="preserve">those </w:delText>
        </w:r>
      </w:del>
      <w:r>
        <w:t xml:space="preserve">variables were recorded at a single timepoint, median 139 days after the SARS-CoV-2 </w:t>
      </w:r>
      <w:ins w:id="840" w:author="HÜFNER Katharina,Assoz. Prof. Priv.Doz. Dr." w:date="2023-05-28T17:54:00Z">
        <w:r w:rsidR="006305C8">
          <w:t xml:space="preserve">PCR </w:t>
        </w:r>
      </w:ins>
      <w:r>
        <w:t>test (interquartile range: 119 - 157).</w:t>
      </w:r>
    </w:p>
    <w:p w14:paraId="7B4F72E1" w14:textId="6BD286C2" w:rsidR="000A374F" w:rsidRDefault="00EB098A">
      <w:pPr>
        <w:pStyle w:val="Textkrper"/>
      </w:pPr>
      <w:r>
        <w:t>Full multi-parameter linear models were optimized by backwards elimination of non-significant terms (60) (</w:t>
      </w:r>
      <w:r>
        <w:rPr>
          <w:b/>
          <w:bCs/>
        </w:rPr>
        <w:t>Supplementary Table S6</w:t>
      </w:r>
      <w:r>
        <w:t xml:space="preserve">). Meaningful models could be established for TRP, KYN, KYN/TRP, TYR and PHE/TYR. The PHE model had a negligible explanatory performance, proved non-significant as compared with the intercept-only null model and was hence not further analyzed. The remaining models were characterized by good reproducibility and proper parameterization as indicated by comparable fit errors in the genuine dataset and cross-validation. The KYN and KYN/TRP </w:t>
      </w:r>
      <w:del w:id="841" w:author="HÜFNER Katharina,Assoz. Prof. Priv.Doz. Dr." w:date="2023-05-28T12:04:00Z">
        <w:r w:rsidDel="00A55F62">
          <w:delText xml:space="preserve">ratio </w:delText>
        </w:r>
      </w:del>
      <w:r>
        <w:t xml:space="preserve">models had the best explanatory performance measured by cross-validated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0.21 and 0.3, respectively. The TRP, TYR and PHE/TYR models could explain between 10% and 15% of the cross-validated response variances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rPr>
          <w:b/>
          <w:bCs/>
        </w:rPr>
        <w:t>Supplementary Figure S2</w:t>
      </w:r>
      <w:r>
        <w:t>).</w:t>
      </w:r>
    </w:p>
    <w:p w14:paraId="312B2D6B" w14:textId="18F361DE" w:rsidR="00A31EFC" w:rsidRDefault="00A31EFC">
      <w:pPr>
        <w:pStyle w:val="Textkrper"/>
        <w:rPr>
          <w:ins w:id="842" w:author="HÜFNER Katharina,Assoz. Prof. Priv.Doz. Dr." w:date="2023-05-28T18:03:00Z"/>
        </w:rPr>
      </w:pPr>
      <w:ins w:id="843" w:author="HÜFNER Katharina,Assoz. Prof. Priv.Doz. Dr." w:date="2023-05-28T18:03:00Z">
        <w:r>
          <w:t>Regarding the kynurenine pathway, t</w:t>
        </w:r>
      </w:ins>
      <w:del w:id="844" w:author="HÜFNER Katharina,Assoz. Prof. Priv.Doz. Dr." w:date="2023-05-28T18:03:00Z">
        <w:r w:rsidR="00EB098A" w:rsidDel="00A31EFC">
          <w:delText>T</w:delText>
        </w:r>
      </w:del>
      <w:r w:rsidR="00EB098A">
        <w:t>he inflammatory marker NEO (</w:t>
      </w:r>
      <m:oMath>
        <m:r>
          <w:rPr>
            <w:rFonts w:ascii="Cambria Math" w:hAnsi="Cambria Math"/>
          </w:rPr>
          <m:t>β</m:t>
        </m:r>
      </m:oMath>
      <w:r w:rsidR="00EB098A">
        <w:t xml:space="preserve"> = -0.19 [95% CI: -0.34 - -0.04]) and </w:t>
      </w:r>
      <w:ins w:id="845" w:author="HÜFNER Katharina,Assoz. Prof. Priv.Doz. Dr." w:date="2023-05-28T17:58:00Z">
        <w:r>
          <w:t>clinically relevant symptoms</w:t>
        </w:r>
      </w:ins>
      <w:ins w:id="846" w:author="Katharina Huefner" w:date="2023-05-25T23:26:00Z">
        <w:del w:id="847" w:author="HÜFNER Katharina,Assoz. Prof. Priv.Doz. Dr." w:date="2023-05-28T17:58:00Z">
          <w:r w:rsidR="00925593" w:rsidDel="00A31EFC">
            <w:delText>signs</w:delText>
          </w:r>
        </w:del>
        <w:r w:rsidR="00925593">
          <w:t xml:space="preserve"> of </w:t>
        </w:r>
      </w:ins>
      <w:r w:rsidR="00EB098A">
        <w:t xml:space="preserve">depression </w:t>
      </w:r>
      <w:del w:id="848" w:author="Katharina Huefner" w:date="2023-05-25T23:27:00Z">
        <w:r w:rsidR="00EB098A" w:rsidDel="00925593">
          <w:delText xml:space="preserve">signs </w:delText>
        </w:r>
      </w:del>
      <w:r w:rsidR="00EB098A">
        <w:t>(HADS</w:t>
      </w:r>
      <w:ins w:id="849" w:author="Katharina Huefner" w:date="2023-05-25T23:27:00Z">
        <w:r w:rsidR="00925593">
          <w:t xml:space="preserve"> depression</w:t>
        </w:r>
      </w:ins>
      <w:r w:rsidR="00EB098A">
        <w:t xml:space="preserve"> </w:t>
      </w:r>
      <m:oMath>
        <m:r>
          <m:rPr>
            <m:sty m:val="p"/>
          </m:rPr>
          <w:rPr>
            <w:rFonts w:ascii="Cambria Math" w:hAnsi="Cambria Math"/>
          </w:rPr>
          <m:t>≥</m:t>
        </m:r>
      </m:oMath>
      <w:r w:rsidR="00EB098A">
        <w:t xml:space="preserve"> 8, </w:t>
      </w:r>
      <m:oMath>
        <m:r>
          <w:rPr>
            <w:rFonts w:ascii="Cambria Math" w:hAnsi="Cambria Math"/>
          </w:rPr>
          <m:t>β</m:t>
        </m:r>
      </m:oMath>
      <w:r w:rsidR="00EB098A">
        <w:t xml:space="preserve"> = -0.48 [95% CI: -0.83 - -0.14]) were independently associated with reduced plasma TRP. </w:t>
      </w:r>
      <w:ins w:id="850" w:author="HÜFNER Katharina,Assoz. Prof. Priv.Doz. Dr." w:date="2023-05-28T17:59:00Z">
        <w:r>
          <w:t>Higher values of</w:t>
        </w:r>
      </w:ins>
      <w:del w:id="851" w:author="HÜFNER Katharina,Assoz. Prof. Priv.Doz. Dr." w:date="2023-05-28T17:59:00Z">
        <w:r w:rsidR="00EB098A" w:rsidDel="00A31EFC">
          <w:delText>Increased</w:delText>
        </w:r>
      </w:del>
      <w:r w:rsidR="00EB098A">
        <w:t xml:space="preserve"> KYN and KYN/TRP were significantly associated with </w:t>
      </w:r>
      <w:ins w:id="852" w:author="Katharina Huefner" w:date="2023-05-25T23:27:00Z">
        <w:r w:rsidR="0049220A">
          <w:t xml:space="preserve">status post </w:t>
        </w:r>
      </w:ins>
      <w:r w:rsidR="00EB098A">
        <w:t xml:space="preserve">SARS-CoV-2 infection (KYN: </w:t>
      </w:r>
      <m:oMath>
        <m:r>
          <w:rPr>
            <w:rFonts w:ascii="Cambria Math" w:hAnsi="Cambria Math"/>
          </w:rPr>
          <m:t>β</m:t>
        </m:r>
      </m:oMath>
      <w:r w:rsidR="00EB098A">
        <w:t xml:space="preserve"> = 0.48 [95% CI: 0.2 - 0.76], KYN/TRP: </w:t>
      </w:r>
      <m:oMath>
        <m:r>
          <w:rPr>
            <w:rFonts w:ascii="Cambria Math" w:hAnsi="Cambria Math"/>
          </w:rPr>
          <m:t>β</m:t>
        </m:r>
      </m:oMath>
      <w:r w:rsidR="00EB098A">
        <w:t xml:space="preserve"> = 0.42 [95% CI: 0.16 - 0.68]), </w:t>
      </w:r>
      <w:ins w:id="853" w:author="HÜFNER Katharina,Assoz. Prof. Priv.Doz. Dr." w:date="2023-05-28T17:59:00Z">
        <w:r>
          <w:t>higher</w:t>
        </w:r>
      </w:ins>
      <w:del w:id="854" w:author="HÜFNER Katharina,Assoz. Prof. Priv.Doz. Dr." w:date="2023-05-28T17:59:00Z">
        <w:r w:rsidR="00EB098A" w:rsidDel="00A31EFC">
          <w:delText>elevated</w:delText>
        </w:r>
      </w:del>
      <w:r w:rsidR="00EB098A">
        <w:t xml:space="preserve"> NEO (KYN: </w:t>
      </w:r>
      <m:oMath>
        <m:r>
          <w:rPr>
            <w:rFonts w:ascii="Cambria Math" w:hAnsi="Cambria Math"/>
          </w:rPr>
          <m:t>β</m:t>
        </m:r>
      </m:oMath>
      <w:r w:rsidR="00EB098A">
        <w:t xml:space="preserve"> = 0.35 [95% CI: 0.2 - 0.49], KYN/TRP: </w:t>
      </w:r>
      <m:oMath>
        <m:r>
          <w:rPr>
            <w:rFonts w:ascii="Cambria Math" w:hAnsi="Cambria Math"/>
          </w:rPr>
          <m:t>β</m:t>
        </m:r>
      </m:oMath>
      <w:r w:rsidR="00EB098A">
        <w:t xml:space="preserve"> = 0.47 [95% CI: 0.34 - 0.61]) and age (KYN: </w:t>
      </w:r>
      <m:oMath>
        <m:r>
          <w:rPr>
            <w:rFonts w:ascii="Cambria Math" w:hAnsi="Cambria Math"/>
          </w:rPr>
          <m:t>β</m:t>
        </m:r>
      </m:oMath>
      <w:r w:rsidR="00EB098A">
        <w:t xml:space="preserve"> = 0.21 [95% CI: 0.067 - 0.35], KYN/TRP: </w:t>
      </w:r>
      <m:oMath>
        <m:r>
          <w:rPr>
            <w:rFonts w:ascii="Cambria Math" w:hAnsi="Cambria Math"/>
          </w:rPr>
          <m:t>β</m:t>
        </m:r>
      </m:oMath>
      <w:r w:rsidR="00EB098A">
        <w:t xml:space="preserve"> = 0.26 [95% CI: 0.12 - 0.39]). Additionally, high </w:t>
      </w:r>
      <w:ins w:id="855" w:author="Katharina Huefner" w:date="2023-05-25T23:27:00Z">
        <w:r w:rsidR="0049220A">
          <w:t xml:space="preserve">perceived </w:t>
        </w:r>
      </w:ins>
      <w:r w:rsidR="00EB098A">
        <w:t xml:space="preserve">mental stress measured by PSS-4 was linked to </w:t>
      </w:r>
      <w:ins w:id="856" w:author="HÜFNER Katharina,Assoz. Prof. Priv.Doz. Dr." w:date="2023-05-28T18:02:00Z">
        <w:r>
          <w:t xml:space="preserve">higher </w:t>
        </w:r>
      </w:ins>
      <w:del w:id="857" w:author="HÜFNER Katharina,Assoz. Prof. Priv.Doz. Dr." w:date="2023-05-28T18:02:00Z">
        <w:r w:rsidR="00EB098A" w:rsidDel="00A31EFC">
          <w:lastRenderedPageBreak/>
          <w:delText xml:space="preserve">increased </w:delText>
        </w:r>
      </w:del>
      <w:r w:rsidR="00EB098A">
        <w:t xml:space="preserve">KYN/TRP </w:t>
      </w:r>
      <w:ins w:id="858" w:author="HÜFNER Katharina,Assoz. Prof. Priv.Doz. Dr." w:date="2023-05-28T18:02:00Z">
        <w:r>
          <w:t xml:space="preserve">values </w:t>
        </w:r>
      </w:ins>
      <w:r w:rsidR="00EB098A">
        <w:t>(</w:t>
      </w:r>
      <m:oMath>
        <m:r>
          <w:rPr>
            <w:rFonts w:ascii="Cambria Math" w:hAnsi="Cambria Math"/>
          </w:rPr>
          <m:t>β</m:t>
        </m:r>
      </m:oMath>
      <w:r w:rsidR="00EB098A">
        <w:t xml:space="preserve"> = 0.18 [95% CI: 0.055 - 0.31]).</w:t>
      </w:r>
      <w:ins w:id="859" w:author="HÜFNER Katharina,Assoz. Prof. Priv.Doz. Dr." w:date="2023-05-28T18:01:00Z">
        <w:r>
          <w:t xml:space="preserve"> </w:t>
        </w:r>
      </w:ins>
      <w:ins w:id="860" w:author="HÜFNER Katharina,Assoz. Prof. Priv.Doz. Dr." w:date="2023-05-28T18:02:00Z">
        <w:r>
          <w:t xml:space="preserve">Higher </w:t>
        </w:r>
      </w:ins>
      <w:del w:id="861" w:author="HÜFNER Katharina,Assoz. Prof. Priv.Doz. Dr." w:date="2023-05-28T18:01:00Z">
        <w:r w:rsidR="00EB098A" w:rsidDel="00A31EFC">
          <w:br/>
        </w:r>
      </w:del>
      <w:del w:id="862" w:author="HÜFNER Katharina,Assoz. Prof. Priv.Doz. Dr." w:date="2023-05-28T18:02:00Z">
        <w:r w:rsidR="00EB098A" w:rsidDel="00A31EFC">
          <w:delText xml:space="preserve">Low NLR, in turn, was related to increased </w:delText>
        </w:r>
      </w:del>
      <w:r w:rsidR="00EB098A">
        <w:t xml:space="preserve">KYN </w:t>
      </w:r>
      <w:ins w:id="863" w:author="HÜFNER Katharina,Assoz. Prof. Priv.Doz. Dr." w:date="2023-05-28T18:02:00Z">
        <w:r>
          <w:t xml:space="preserve">was related to lower NLR </w:t>
        </w:r>
      </w:ins>
      <w:r w:rsidR="00EB098A">
        <w:t>(</w:t>
      </w:r>
      <w:ins w:id="864" w:author="HÜFNER Katharina,Assoz. Prof. Priv.Doz. Dr." w:date="2023-05-28T18:03:00Z">
        <w:r w:rsidRPr="00A31EFC">
          <w:rPr>
            <w:rFonts w:ascii="Symbol" w:hAnsi="Symbol"/>
            <w:rPrChange w:id="865" w:author="HÜFNER Katharina,Assoz. Prof. Priv.Doz. Dr." w:date="2023-05-28T18:03:00Z">
              <w:rPr/>
            </w:rPrChange>
          </w:rPr>
          <w:t></w:t>
        </w:r>
        <w:r>
          <w:t xml:space="preserve">= </w:t>
        </w:r>
      </w:ins>
      <w:r w:rsidR="00EB098A">
        <w:t>-0.19 [95% CI: -0.32 - -0.051]) (</w:t>
      </w:r>
      <w:r w:rsidR="00EB098A">
        <w:rPr>
          <w:b/>
          <w:bCs/>
        </w:rPr>
        <w:t>Figure 2A</w:t>
      </w:r>
      <w:r w:rsidR="00EB098A">
        <w:t xml:space="preserve">). </w:t>
      </w:r>
    </w:p>
    <w:p w14:paraId="31F71C66" w14:textId="7BB7A80B" w:rsidR="000A374F" w:rsidRDefault="00A31EFC">
      <w:pPr>
        <w:pStyle w:val="Textkrper"/>
      </w:pPr>
      <w:ins w:id="866" w:author="HÜFNER Katharina,Assoz. Prof. Priv.Doz. Dr." w:date="2023-05-28T18:03:00Z">
        <w:r>
          <w:t>Regarding the catecholamine pathway, p</w:t>
        </w:r>
      </w:ins>
      <w:del w:id="867" w:author="HÜFNER Katharina,Assoz. Prof. Priv.Doz. Dr." w:date="2023-05-28T18:03:00Z">
        <w:r w:rsidR="00EB098A" w:rsidDel="00A31EFC">
          <w:delText>P</w:delText>
        </w:r>
      </w:del>
      <w:r w:rsidR="00EB098A">
        <w:t>lasma TYR concentrations were negatively associated with the inflammatory marker NEO (</w:t>
      </w:r>
      <m:oMath>
        <m:r>
          <w:rPr>
            <w:rFonts w:ascii="Cambria Math" w:hAnsi="Cambria Math"/>
          </w:rPr>
          <m:t>β</m:t>
        </m:r>
      </m:oMath>
      <w:r w:rsidR="00EB098A">
        <w:t xml:space="preserve"> = -0.2 [95% CI: -0.35 - -0.048]) and </w:t>
      </w:r>
      <w:del w:id="868" w:author="Katharina Huefner" w:date="2023-05-25T23:28:00Z">
        <w:r w:rsidR="00EB098A" w:rsidDel="0049220A">
          <w:delText>rose</w:delText>
        </w:r>
      </w:del>
      <w:r w:rsidR="00EB098A">
        <w:t xml:space="preserve"> </w:t>
      </w:r>
      <w:del w:id="869" w:author="HÜFNER Katharina,Assoz. Prof. Priv.Doz. Dr." w:date="2023-05-28T18:04:00Z">
        <w:r w:rsidR="00EB098A" w:rsidDel="00A31EFC">
          <w:delText xml:space="preserve">significantly </w:delText>
        </w:r>
      </w:del>
      <w:ins w:id="870" w:author="Katharina Huefner" w:date="2023-05-25T23:28:00Z">
        <w:r w:rsidR="0049220A">
          <w:t xml:space="preserve">positively </w:t>
        </w:r>
      </w:ins>
      <w:r w:rsidR="00EB098A">
        <w:t>with age (</w:t>
      </w:r>
      <m:oMath>
        <m:r>
          <w:rPr>
            <w:rFonts w:ascii="Cambria Math" w:hAnsi="Cambria Math"/>
          </w:rPr>
          <m:t>β</m:t>
        </m:r>
      </m:oMath>
      <w:r w:rsidR="00EB098A">
        <w:t xml:space="preserve"> = 0.37 [95% CI: 0.21 - 0.52]). </w:t>
      </w:r>
      <w:ins w:id="871" w:author="HÜFNER Katharina,Assoz. Prof. Priv.Doz. Dr." w:date="2023-05-28T18:04:00Z">
        <w:r>
          <w:t xml:space="preserve">Status post </w:t>
        </w:r>
      </w:ins>
      <w:r w:rsidR="00EB098A">
        <w:t>SARS-</w:t>
      </w:r>
      <w:proofErr w:type="spellStart"/>
      <w:r w:rsidR="00EB098A">
        <w:t>CoV</w:t>
      </w:r>
      <w:proofErr w:type="spellEnd"/>
      <w:r w:rsidR="00EB098A">
        <w:t xml:space="preserve"> infection (</w:t>
      </w:r>
      <m:oMath>
        <m:r>
          <w:rPr>
            <w:rFonts w:ascii="Cambria Math" w:hAnsi="Cambria Math"/>
          </w:rPr>
          <m:t>β</m:t>
        </m:r>
      </m:oMath>
      <w:r w:rsidR="00EB098A">
        <w:t xml:space="preserve"> = -0.38 [95% CI: -0.68 - -0.08]) and age (</w:t>
      </w:r>
      <m:oMath>
        <m:r>
          <w:rPr>
            <w:rFonts w:ascii="Cambria Math" w:hAnsi="Cambria Math"/>
          </w:rPr>
          <m:t>β</m:t>
        </m:r>
      </m:oMath>
      <w:r w:rsidR="00EB098A">
        <w:t xml:space="preserve"> = -0.27 [95% CI: -0.41 - -0.12]) were linked to lower PHE/TYR (</w:t>
      </w:r>
      <w:r w:rsidR="00EB098A">
        <w:rPr>
          <w:b/>
          <w:bCs/>
        </w:rPr>
        <w:t>Figure 2B</w:t>
      </w:r>
      <w:r w:rsidR="00EB098A">
        <w:t>).</w:t>
      </w:r>
    </w:p>
    <w:p w14:paraId="70094440" w14:textId="7335B744" w:rsidR="000A374F" w:rsidRDefault="00EB098A">
      <w:pPr>
        <w:pStyle w:val="Textkrper"/>
      </w:pPr>
      <w:r>
        <w:t xml:space="preserve">By univariable analysis, we could corroborate significant, positive, moderate-to-strong correlations of age and NEO with </w:t>
      </w:r>
      <w:del w:id="872" w:author="HÜFNER Katharina,Assoz. Prof. Priv.Doz. Dr." w:date="2023-05-28T18:06:00Z">
        <w:r w:rsidDel="00A31EFC">
          <w:delText xml:space="preserve">increased </w:delText>
        </w:r>
      </w:del>
      <w:r>
        <w:t xml:space="preserve">KYN and </w:t>
      </w:r>
      <w:del w:id="873" w:author="HÜFNER Katharina,Assoz. Prof. Priv.Doz. Dr." w:date="2023-05-28T18:06:00Z">
        <w:r w:rsidDel="00A31EFC">
          <w:delText xml:space="preserve">higher </w:delText>
        </w:r>
      </w:del>
      <w:r>
        <w:t>KYN/TRP</w:t>
      </w:r>
      <w:ins w:id="874" w:author="HÜFNER Katharina,Assoz. Prof. Priv.Doz. Dr." w:date="2023-05-28T18:06:00Z">
        <w:r w:rsidR="00A31EFC">
          <w:t xml:space="preserve"> concentrations</w:t>
        </w:r>
      </w:ins>
      <w:r>
        <w:t xml:space="preserve"> in the SIMMUN dataset. </w:t>
      </w:r>
      <w:ins w:id="875" w:author="HÜFNER Katharina,Assoz. Prof. Priv.Doz. Dr." w:date="2023-05-28T18:06:00Z">
        <w:r w:rsidR="00A31EFC">
          <w:t xml:space="preserve">There was also a significant positive correlation of </w:t>
        </w:r>
      </w:ins>
      <w:del w:id="876" w:author="HÜFNER Katharina,Assoz. Prof. Priv.Doz. Dr." w:date="2023-05-28T18:06:00Z">
        <w:r w:rsidDel="00A31EFC">
          <w:delText xml:space="preserve">Participant’s </w:delText>
        </w:r>
      </w:del>
      <w:r>
        <w:t xml:space="preserve">age </w:t>
      </w:r>
      <w:del w:id="877" w:author="HÜFNER Katharina,Assoz. Prof. Priv.Doz. Dr." w:date="2023-05-28T18:06:00Z">
        <w:r w:rsidDel="00A31EFC">
          <w:delText>was paralleled by elevated</w:delText>
        </w:r>
      </w:del>
      <w:ins w:id="878" w:author="HÜFNER Katharina,Assoz. Prof. Priv.Doz. Dr." w:date="2023-05-28T18:06:00Z">
        <w:r w:rsidR="00A31EFC">
          <w:t>with</w:t>
        </w:r>
      </w:ins>
      <w:del w:id="879" w:author="HÜFNER Katharina,Assoz. Prof. Priv.Doz. Dr." w:date="2023-05-28T18:07:00Z">
        <w:r w:rsidDel="00A31EFC">
          <w:delText xml:space="preserve"> circulating</w:delText>
        </w:r>
      </w:del>
      <w:r>
        <w:t xml:space="preserve"> TYR and </w:t>
      </w:r>
      <w:ins w:id="880" w:author="HÜFNER Katharina,Assoz. Prof. Priv.Doz. Dr." w:date="2023-05-28T18:07:00Z">
        <w:r w:rsidR="00A31EFC">
          <w:t xml:space="preserve">a significant negative correlation of age with </w:t>
        </w:r>
      </w:ins>
      <w:del w:id="881" w:author="HÜFNER Katharina,Assoz. Prof. Priv.Doz. Dr." w:date="2023-05-28T18:07:00Z">
        <w:r w:rsidDel="00A31EFC">
          <w:delText xml:space="preserve">lowered </w:delText>
        </w:r>
      </w:del>
      <w:r>
        <w:t>PHE/TYR in univariable correlation analysis (</w:t>
      </w:r>
      <w:r>
        <w:rPr>
          <w:b/>
          <w:bCs/>
        </w:rPr>
        <w:t>Supplementary Figure S3 - S4</w:t>
      </w:r>
      <w:r>
        <w:t xml:space="preserve">, </w:t>
      </w:r>
      <w:r>
        <w:rPr>
          <w:b/>
          <w:bCs/>
        </w:rPr>
        <w:t>Supplementary Tables S7 - S8</w:t>
      </w:r>
      <w:r>
        <w:t>).</w:t>
      </w:r>
    </w:p>
    <w:p w14:paraId="2E8C4B3B" w14:textId="77777777" w:rsidR="000A374F" w:rsidRDefault="00EB098A">
      <w:pPr>
        <w:pStyle w:val="berschrift2"/>
      </w:pPr>
      <w:bookmarkStart w:id="882" w:name="Xa7df3f113b01489e17eca62e85929642595b9c9"/>
      <w:bookmarkEnd w:id="801"/>
      <w:r>
        <w:t>Inflammatory cytokines, SARS-CoV-2 infection course, age and availability of biosynthesis precursors regulate systemic serotonin and dopamine turnover</w:t>
      </w:r>
    </w:p>
    <w:p w14:paraId="572ED333" w14:textId="79AD74D8" w:rsidR="000A374F" w:rsidRDefault="00BE5088">
      <w:pPr>
        <w:pStyle w:val="FirstParagraph"/>
      </w:pPr>
      <w:ins w:id="883" w:author="HÜFNER Katharina,Assoz. Prof. Priv.Doz. Dr." w:date="2023-05-28T18:25:00Z">
        <w:r>
          <w:t>The second endpoint was to investigate how direct readouts</w:t>
        </w:r>
      </w:ins>
      <w:ins w:id="884" w:author="HÜFNER Katharina,Assoz. Prof. Priv.Doz. Dr." w:date="2023-05-28T18:28:00Z">
        <w:r w:rsidR="001526F8">
          <w:t xml:space="preserve"> associated with the</w:t>
        </w:r>
      </w:ins>
      <w:ins w:id="885" w:author="HÜFNER Katharina,Assoz. Prof. Priv.Doz. Dr." w:date="2023-05-28T18:26:00Z">
        <w:r w:rsidR="001526F8">
          <w:t xml:space="preserve"> kynurenine pathway </w:t>
        </w:r>
      </w:ins>
      <w:ins w:id="886" w:author="HÜFNER Katharina,Assoz. Prof. Priv.Doz. Dr." w:date="2023-05-28T18:25:00Z">
        <w:r>
          <w:t xml:space="preserve"> </w:t>
        </w:r>
      </w:ins>
      <w:ins w:id="887" w:author="HÜFNER Katharina,Assoz. Prof. Priv.Doz. Dr." w:date="2023-05-28T18:28:00Z">
        <w:r w:rsidR="001526F8">
          <w:t xml:space="preserve">i.e. </w:t>
        </w:r>
      </w:ins>
      <w:ins w:id="888" w:author="HÜFNER Katharina,Assoz. Prof. Priv.Doz. Dr." w:date="2023-05-28T18:25:00Z">
        <w:r>
          <w:t>systemic serotonin and</w:t>
        </w:r>
      </w:ins>
      <w:ins w:id="889" w:author="HÜFNER Katharina,Assoz. Prof. Priv.Doz. Dr." w:date="2023-05-28T18:28:00Z">
        <w:r w:rsidR="001526F8">
          <w:t xml:space="preserve"> associated with</w:t>
        </w:r>
      </w:ins>
      <w:ins w:id="890" w:author="HÜFNER Katharina,Assoz. Prof. Priv.Doz. Dr." w:date="2023-05-28T18:25:00Z">
        <w:r>
          <w:t xml:space="preserve"> </w:t>
        </w:r>
      </w:ins>
      <w:ins w:id="891" w:author="HÜFNER Katharina,Assoz. Prof. Priv.Doz. Dr." w:date="2023-05-28T18:27:00Z">
        <w:r>
          <w:t xml:space="preserve">the catecholamine pathway </w:t>
        </w:r>
      </w:ins>
      <w:ins w:id="892" w:author="HÜFNER Katharina,Assoz. Prof. Priv.Doz. Dr." w:date="2023-05-28T18:28:00Z">
        <w:r w:rsidR="001526F8">
          <w:t xml:space="preserve">i.e. </w:t>
        </w:r>
      </w:ins>
      <w:ins w:id="893" w:author="HÜFNER Katharina,Assoz. Prof. Priv.Doz. Dr." w:date="2023-05-28T18:25:00Z">
        <w:r w:rsidR="001526F8">
          <w:t>dopamine</w:t>
        </w:r>
        <w:r>
          <w:t xml:space="preserve"> sulfate, are influenced by age, inflammation</w:t>
        </w:r>
      </w:ins>
      <w:ins w:id="894" w:author="HÜFNER Katharina,Assoz. Prof. Priv.Doz. Dr." w:date="2023-05-28T18:31:00Z">
        <w:r w:rsidR="00DB0C0E">
          <w:t xml:space="preserve"> (IL6, IL10, TNF, IFNG)</w:t>
        </w:r>
      </w:ins>
      <w:ins w:id="895" w:author="HÜFNER Katharina,Assoz. Prof. Priv.Doz. Dr." w:date="2023-05-28T18:25:00Z">
        <w:r>
          <w:t xml:space="preserve">, timepoint of the SARS-CoV-2 infection, </w:t>
        </w:r>
        <w:r w:rsidRPr="0036329C">
          <w:rPr>
            <w:highlight w:val="yellow"/>
          </w:rPr>
          <w:t>neurotransmitter precursor</w:t>
        </w:r>
        <w:r w:rsidR="001526F8">
          <w:rPr>
            <w:highlight w:val="yellow"/>
          </w:rPr>
          <w:t xml:space="preserve"> amino acid  availability</w:t>
        </w:r>
        <w:r w:rsidRPr="0036329C">
          <w:rPr>
            <w:highlight w:val="yellow"/>
          </w:rPr>
          <w:t xml:space="preserve"> (TRP, PHE, TYR) and KYN pathway products (KYN, QUIN)</w:t>
        </w:r>
      </w:ins>
      <w:ins w:id="896" w:author="HÜFNER Katharina,Assoz. Prof. Priv.Doz. Dr." w:date="2023-05-28T18:26:00Z">
        <w:r w:rsidR="001526F8">
          <w:t xml:space="preserve">. </w:t>
        </w:r>
      </w:ins>
      <w:ins w:id="897" w:author="HÜFNER Katharina,Assoz. Prof. Priv.Doz. Dr." w:date="2023-05-28T18:29:00Z">
        <w:r w:rsidR="001526F8">
          <w:t xml:space="preserve">This analysis was performed in </w:t>
        </w:r>
        <w:proofErr w:type="spellStart"/>
        <w:r w:rsidR="001526F8">
          <w:t>the</w:t>
        </w:r>
      </w:ins>
      <w:del w:id="898" w:author="HÜFNER Katharina,Assoz. Prof. Priv.Doz. Dr." w:date="2023-05-28T18:29:00Z">
        <w:r w:rsidR="00EB098A" w:rsidDel="001526F8">
          <w:delText xml:space="preserve">Next, we sought to validate the effects of inflammation, SARS-CoV-2 infection and age on systemic serotonin and dopamine availability in the </w:delText>
        </w:r>
      </w:del>
      <w:r w:rsidR="00EB098A">
        <w:t>longitudinal</w:t>
      </w:r>
      <w:proofErr w:type="spellEnd"/>
      <w:r w:rsidR="00EB098A">
        <w:t xml:space="preserve"> INCOV cohort (41</w:t>
      </w:r>
      <w:del w:id="899" w:author="HÜFNER Katharina,Assoz. Prof. Priv.Doz. Dr." w:date="2023-05-28T18:30:00Z">
        <w:r w:rsidR="00EB098A" w:rsidDel="00DB0C0E">
          <w:delText xml:space="preserve">). The outcome variables in such analyses were plasma levels of </w:delText>
        </w:r>
        <w:commentRangeStart w:id="900"/>
        <w:r w:rsidR="00EB098A" w:rsidDel="00DB0C0E">
          <w:delText>serotonin</w:delText>
        </w:r>
        <w:commentRangeEnd w:id="900"/>
        <w:r w:rsidR="00A950D1" w:rsidDel="00DB0C0E">
          <w:rPr>
            <w:rStyle w:val="Kommentarzeichen"/>
          </w:rPr>
          <w:commentReference w:id="900"/>
        </w:r>
        <w:r w:rsidR="00EB098A" w:rsidDel="00DB0C0E">
          <w:delText xml:space="preserve"> (</w:delText>
        </w:r>
        <w:r w:rsidR="00EB098A" w:rsidRPr="00216CB8" w:rsidDel="00DB0C0E">
          <w:rPr>
            <w:highlight w:val="yellow"/>
            <w:rPrChange w:id="901" w:author="HÜFNER Katharina,Assoz. Prof. Priv.Doz. Dr." w:date="2023-05-28T18:13:00Z">
              <w:rPr/>
            </w:rPrChange>
          </w:rPr>
          <w:delText>12,21,48–50,64),</w:delText>
        </w:r>
        <w:r w:rsidR="00EB098A" w:rsidDel="00DB0C0E">
          <w:delText xml:space="preserve"> and DA sulfate, a the main circulating dopamine catabolite (23,51,</w:delText>
        </w:r>
        <w:commentRangeStart w:id="902"/>
        <w:commentRangeStart w:id="903"/>
        <w:r w:rsidR="00EB098A" w:rsidDel="00DB0C0E">
          <w:delText>52</w:delText>
        </w:r>
        <w:commentRangeEnd w:id="902"/>
        <w:r w:rsidR="00216CB8" w:rsidDel="00DB0C0E">
          <w:rPr>
            <w:rStyle w:val="Kommentarzeichen"/>
          </w:rPr>
          <w:commentReference w:id="902"/>
        </w:r>
        <w:commentRangeEnd w:id="903"/>
        <w:r w:rsidR="00216CB8" w:rsidDel="00DB0C0E">
          <w:rPr>
            <w:rStyle w:val="Kommentarzeichen"/>
          </w:rPr>
          <w:commentReference w:id="903"/>
        </w:r>
        <w:r w:rsidR="00EB098A" w:rsidDel="00DB0C0E">
          <w:delText xml:space="preserve">). </w:delText>
        </w:r>
      </w:del>
      <w:del w:id="904" w:author="HÜFNER Katharina,Assoz. Prof. Priv.Doz. Dr." w:date="2023-05-28T18:31:00Z">
        <w:r w:rsidR="00EB098A" w:rsidDel="00DB0C0E">
          <w:delText xml:space="preserve">The explanatory variables were age, infection timepoint, major cytokines induced by inflammatory signaling (IL6, IL10, TNF, IFNG), the serotonin precursor TRP, KYN pathway metabolites (KYN, QUIN) (11,12,22), and dopamine precursors (PHE, TYR) (23,25) </w:delText>
        </w:r>
      </w:del>
      <w:r w:rsidR="00EB098A">
        <w:t>(</w:t>
      </w:r>
      <w:r w:rsidR="00EB098A">
        <w:rPr>
          <w:b/>
          <w:bCs/>
        </w:rPr>
        <w:t>Supplementary Table S3</w:t>
      </w:r>
      <w:r w:rsidR="00EB098A">
        <w:t>). Metabolites and cytokines were sampled in SARS-CoV-2 INCOV patients at three timepoints of infection: acute (median 10), sub-acute (median 14) and recovery (median 64 days after infection diagnosis via PCR) (</w:t>
      </w:r>
      <w:r w:rsidR="00EB098A">
        <w:rPr>
          <w:b/>
          <w:bCs/>
        </w:rPr>
        <w:t>Supplementary Table S4</w:t>
      </w:r>
      <w:r w:rsidR="00EB098A">
        <w:t>).</w:t>
      </w:r>
    </w:p>
    <w:p w14:paraId="3A693148" w14:textId="2E8BCD07" w:rsidR="000A374F" w:rsidRDefault="00EB098A">
      <w:pPr>
        <w:pStyle w:val="Textkrper"/>
      </w:pPr>
      <w:r>
        <w:t>Multi-parameter robust regression models (</w:t>
      </w:r>
      <w:commentRangeStart w:id="905"/>
      <w:r>
        <w:t>59,60</w:t>
      </w:r>
      <w:commentRangeEnd w:id="905"/>
      <w:r w:rsidR="00DB0C0E">
        <w:rPr>
          <w:rStyle w:val="Kommentarzeichen"/>
        </w:rPr>
        <w:commentReference w:id="905"/>
      </w:r>
      <w:r>
        <w:t>) could explain 13% and 11% of cross-validated variance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of serotonin and DA sulfate</w:t>
      </w:r>
      <w:ins w:id="906" w:author="HÜFNER Katharina,Assoz. Prof. Priv.Doz. Dr." w:date="2023-05-28T18:34:00Z">
        <w:r w:rsidR="00DB0C0E">
          <w:t xml:space="preserve"> levels</w:t>
        </w:r>
      </w:ins>
      <w:r>
        <w:t>, respectively. Comparable fit errors in the training dataset and cross-validation indicated good reproducibility and proper parameterization of the models (</w:t>
      </w:r>
      <w:r>
        <w:rPr>
          <w:b/>
          <w:bCs/>
        </w:rPr>
        <w:t>Figure 3A</w:t>
      </w:r>
      <w:r>
        <w:t xml:space="preserve">). In the INCOV collective, </w:t>
      </w:r>
      <w:ins w:id="907" w:author="HÜFNER Katharina,Assoz. Prof. Priv.Doz. Dr." w:date="2023-05-28T18:42:00Z">
        <w:r w:rsidR="00F307C5">
          <w:t xml:space="preserve">four </w:t>
        </w:r>
      </w:ins>
      <w:del w:id="908" w:author="HÜFNER Katharina,Assoz. Prof. Priv.Doz. Dr." w:date="2023-05-28T18:42:00Z">
        <w:r w:rsidDel="00F307C5">
          <w:delText>4</w:delText>
        </w:r>
      </w:del>
      <w:r>
        <w:t xml:space="preserve"> predictors of plasma serotonin were identified</w:t>
      </w:r>
      <w:ins w:id="909" w:author="HÜFNER Katharina,Assoz. Prof. Priv.Doz. Dr." w:date="2023-05-28T18:42:00Z">
        <w:r w:rsidR="00F307C5">
          <w:t>:</w:t>
        </w:r>
      </w:ins>
      <w:del w:id="910" w:author="HÜFNER Katharina,Assoz. Prof. Priv.Doz. Dr." w:date="2023-05-28T18:42:00Z">
        <w:r w:rsidDel="00F307C5">
          <w:delText>.</w:delText>
        </w:r>
      </w:del>
      <w:r>
        <w:t xml:space="preserve"> Age (</w:t>
      </w:r>
      <m:oMath>
        <m:r>
          <w:rPr>
            <w:rFonts w:ascii="Cambria Math" w:hAnsi="Cambria Math"/>
          </w:rPr>
          <m:t>β</m:t>
        </m:r>
      </m:oMath>
      <w:r>
        <w:t xml:space="preserve"> = -0.15 [95% CI: -0.25 - -0.041]) and the inflammatory cytokine IL6 (</w:t>
      </w:r>
      <m:oMath>
        <m:r>
          <w:rPr>
            <w:rFonts w:ascii="Cambria Math" w:hAnsi="Cambria Math"/>
          </w:rPr>
          <m:t>β</m:t>
        </m:r>
      </m:oMath>
      <w:r>
        <w:t xml:space="preserve"> = -0.24 [95% CI: -0.4 - -0.089]) were associated with significantly lower serotonin levels, whereas TRP (</w:t>
      </w:r>
      <m:oMath>
        <m:r>
          <w:rPr>
            <w:rFonts w:ascii="Cambria Math" w:hAnsi="Cambria Math"/>
          </w:rPr>
          <m:t>β</m:t>
        </m:r>
      </m:oMath>
      <w:r>
        <w:t xml:space="preserve"> = 0.17 [95% CI: 0.048 - 0.29]) and </w:t>
      </w:r>
      <w:del w:id="911" w:author="HÜFNER Katharina,Assoz. Prof. Priv.Doz. Dr." w:date="2023-05-28T18:42:00Z">
        <w:r w:rsidDel="00F307C5">
          <w:delText xml:space="preserve">the </w:delText>
        </w:r>
      </w:del>
      <w:r>
        <w:t>SARS-CoV-2 infection recovery</w:t>
      </w:r>
      <w:ins w:id="912" w:author="HÜFNER Katharina,Assoz. Prof. Priv.Doz. Dr." w:date="2023-05-28T18:42:00Z">
        <w:r w:rsidR="00F307C5">
          <w:t xml:space="preserve"> status</w:t>
        </w:r>
      </w:ins>
      <w:r>
        <w:t xml:space="preserve"> (</w:t>
      </w:r>
      <m:oMath>
        <m:r>
          <w:rPr>
            <w:rFonts w:ascii="Cambria Math" w:hAnsi="Cambria Math"/>
          </w:rPr>
          <m:t>β</m:t>
        </m:r>
      </m:oMath>
      <w:r>
        <w:t xml:space="preserve"> = 0.72 [95% CI: 0.3 - 1.1]) were predictors of </w:t>
      </w:r>
      <w:del w:id="913" w:author="HÜFNER Katharina,Assoz. Prof. Priv.Doz. Dr." w:date="2023-05-28T18:42:00Z">
        <w:r w:rsidDel="00F307C5">
          <w:delText xml:space="preserve">increased </w:delText>
        </w:r>
      </w:del>
      <w:ins w:id="914" w:author="HÜFNER Katharina,Assoz. Prof. Priv.Doz. Dr." w:date="2023-05-28T18:42:00Z">
        <w:r w:rsidR="00F307C5">
          <w:t xml:space="preserve">higher </w:t>
        </w:r>
      </w:ins>
      <w:r>
        <w:t xml:space="preserve">plasma serotonin. </w:t>
      </w:r>
      <w:ins w:id="915" w:author="HÜFNER Katharina,Assoz. Prof. Priv.Doz. Dr." w:date="2023-05-28T18:43:00Z">
        <w:r w:rsidR="00F307C5">
          <w:t xml:space="preserve"> </w:t>
        </w:r>
      </w:ins>
      <w:ins w:id="916" w:author="HÜFNER Katharina,Assoz. Prof. Priv.Doz. Dr." w:date="2023-05-28T18:44:00Z">
        <w:r w:rsidR="00F307C5">
          <w:t xml:space="preserve">For dopamine </w:t>
        </w:r>
      </w:ins>
      <w:ins w:id="917" w:author="HÜFNER Katharina,Assoz. Prof. Priv.Doz. Dr." w:date="2023-05-28T18:43:00Z">
        <w:r w:rsidR="00F307C5">
          <w:t xml:space="preserve">SARS-CoV-2 infection recovery status </w:t>
        </w:r>
      </w:ins>
      <w:del w:id="918" w:author="HÜFNER Katharina,Assoz. Prof. Priv.Doz. Dr." w:date="2023-05-28T18:43:00Z">
        <w:r w:rsidDel="00F307C5">
          <w:delText xml:space="preserve">Infection recovery </w:delText>
        </w:r>
      </w:del>
      <w:r>
        <w:t>(</w:t>
      </w:r>
      <m:oMath>
        <m:r>
          <w:rPr>
            <w:rFonts w:ascii="Cambria Math" w:hAnsi="Cambria Math"/>
          </w:rPr>
          <m:t>β</m:t>
        </m:r>
      </m:oMath>
      <w:r>
        <w:t xml:space="preserve"> = 0.64 [95% CI: 0.28 - 1]) and TNF (</w:t>
      </w:r>
      <m:oMath>
        <m:r>
          <w:rPr>
            <w:rFonts w:ascii="Cambria Math" w:hAnsi="Cambria Math"/>
          </w:rPr>
          <m:t>β</m:t>
        </m:r>
      </m:oMath>
      <w:r>
        <w:t xml:space="preserve"> = 0.14 [95% CI: 0.032 - 0.24]) predicted higher DA sulfate levels, and IFNG was associated with significantly </w:t>
      </w:r>
      <w:del w:id="919" w:author="HÜFNER Katharina,Assoz. Prof. Priv.Doz. Dr." w:date="2023-05-28T18:43:00Z">
        <w:r w:rsidDel="00F307C5">
          <w:delText xml:space="preserve">decreased </w:delText>
        </w:r>
      </w:del>
      <w:ins w:id="920" w:author="HÜFNER Katharina,Assoz. Prof. Priv.Doz. Dr." w:date="2023-05-28T18:43:00Z">
        <w:r w:rsidR="00F307C5">
          <w:t xml:space="preserve">lower </w:t>
        </w:r>
      </w:ins>
      <w:r>
        <w:t>DA sulfate concentrations (</w:t>
      </w:r>
      <m:oMath>
        <m:r>
          <w:rPr>
            <w:rFonts w:ascii="Cambria Math" w:hAnsi="Cambria Math"/>
          </w:rPr>
          <m:t>β</m:t>
        </m:r>
      </m:oMath>
      <w:r>
        <w:t xml:space="preserve"> = -0.13 [95% CI: -0.24 - -0.014]) (</w:t>
      </w:r>
      <w:r>
        <w:rPr>
          <w:b/>
          <w:bCs/>
        </w:rPr>
        <w:t>Figure 3</w:t>
      </w:r>
      <w:r>
        <w:t xml:space="preserve">, </w:t>
      </w:r>
      <w:r>
        <w:rPr>
          <w:b/>
          <w:bCs/>
        </w:rPr>
        <w:t>Supplementary Table S9</w:t>
      </w:r>
      <w:r>
        <w:t>).</w:t>
      </w:r>
    </w:p>
    <w:p w14:paraId="70946441" w14:textId="3FF5D594" w:rsidR="000A374F" w:rsidRDefault="00EB098A">
      <w:pPr>
        <w:pStyle w:val="Textkrper"/>
      </w:pPr>
      <w:commentRangeStart w:id="921"/>
      <w:r>
        <w:t>This</w:t>
      </w:r>
      <w:commentRangeEnd w:id="921"/>
      <w:r w:rsidR="00255ED6">
        <w:rPr>
          <w:rStyle w:val="Kommentarzeichen"/>
        </w:rPr>
        <w:commentReference w:id="921"/>
      </w:r>
      <w:r>
        <w:t xml:space="preserve"> association of serotonin and DA sulfate levels w</w:t>
      </w:r>
      <w:ins w:id="922" w:author="HÜFNER Katharina,Assoz. Prof. Priv.Doz. Dr." w:date="2023-05-28T18:50:00Z">
        <w:r w:rsidR="00544077">
          <w:t>i</w:t>
        </w:r>
      </w:ins>
      <w:del w:id="923" w:author="HÜFNER Katharina,Assoz. Prof. Priv.Doz. Dr." w:date="2023-05-28T18:50:00Z">
        <w:r w:rsidDel="00544077">
          <w:delText>u</w:delText>
        </w:r>
      </w:del>
      <w:r>
        <w:t>th inflammation was confirmed by time course modeling. The maximum plasma concentrations of inflammation markers IL6, IL10, TNF and IFNG were observed during acute infection. They were paralleled by</w:t>
      </w:r>
      <w:ins w:id="924" w:author="HÜFNER Katharina,Assoz. Prof. Priv.Doz. Dr." w:date="2023-05-28T19:15:00Z">
        <w:r w:rsidR="00060AEE">
          <w:t xml:space="preserve"> changes </w:t>
        </w:r>
        <w:r w:rsidR="00060AEE">
          <w:lastRenderedPageBreak/>
          <w:t>in the kynurenine pathway with</w:t>
        </w:r>
      </w:ins>
      <w:r>
        <w:t xml:space="preserve"> a significant decrease of </w:t>
      </w:r>
      <w:del w:id="925" w:author="HÜFNER Katharina,Assoz. Prof. Priv.Doz. Dr." w:date="2023-05-28T19:14:00Z">
        <w:r w:rsidDel="00060AEE">
          <w:delText xml:space="preserve">the serotonin precursor </w:delText>
        </w:r>
      </w:del>
      <w:r>
        <w:t>TRP (</w:t>
      </w:r>
      <m:oMath>
        <m:r>
          <w:rPr>
            <w:rFonts w:ascii="Cambria Math" w:hAnsi="Cambria Math"/>
          </w:rPr>
          <m:t>β</m:t>
        </m:r>
      </m:oMath>
      <w:r>
        <w:t xml:space="preserve"> = -1.9 [95% CI: -2.7 - -1]) and </w:t>
      </w:r>
      <w:del w:id="926" w:author="HÜFNER Katharina,Assoz. Prof. Priv.Doz. Dr." w:date="2023-05-28T19:14:00Z">
        <w:r w:rsidDel="00060AEE">
          <w:delText>upregulated TRP catabolism products</w:delText>
        </w:r>
      </w:del>
      <w:ins w:id="927" w:author="HÜFNER Katharina,Assoz. Prof. Priv.Doz. Dr." w:date="2023-05-28T19:14:00Z">
        <w:r w:rsidR="00060AEE">
          <w:t>increased</w:t>
        </w:r>
      </w:ins>
      <w:r>
        <w:t xml:space="preserve"> KYN (</w:t>
      </w:r>
      <m:oMath>
        <m:r>
          <w:rPr>
            <w:rFonts w:ascii="Cambria Math" w:hAnsi="Cambria Math"/>
          </w:rPr>
          <m:t>β</m:t>
        </m:r>
      </m:oMath>
      <w:r>
        <w:t xml:space="preserve"> = 1.5 [95% CI: 0.99 - 2]) and QUIN (</w:t>
      </w:r>
      <m:oMath>
        <m:r>
          <w:rPr>
            <w:rFonts w:ascii="Cambria Math" w:hAnsi="Cambria Math"/>
          </w:rPr>
          <m:t>β</m:t>
        </m:r>
      </m:oMath>
      <w:r>
        <w:t xml:space="preserve"> = 1.8 [95% CI: 1.3 - 2.4])</w:t>
      </w:r>
      <w:ins w:id="928" w:author="HÜFNER Katharina,Assoz. Prof. Priv.Doz. Dr." w:date="2023-05-28T19:14:00Z">
        <w:r w:rsidR="00060AEE">
          <w:t xml:space="preserve"> </w:t>
        </w:r>
      </w:ins>
      <w:ins w:id="929" w:author="HÜFNER Katharina,Assoz. Prof. Priv.Doz. Dr." w:date="2023-05-28T19:15:00Z">
        <w:r w:rsidR="00060AEE">
          <w:t>during</w:t>
        </w:r>
      </w:ins>
      <w:ins w:id="930" w:author="HÜFNER Katharina,Assoz. Prof. Priv.Doz. Dr." w:date="2023-05-28T19:14:00Z">
        <w:r w:rsidR="00060AEE">
          <w:t xml:space="preserve"> acute SARS-CoV-2 infection</w:t>
        </w:r>
      </w:ins>
      <w:r>
        <w:t xml:space="preserve"> as compared with uninfected individuals. The inflammatory milieu of acute infection was</w:t>
      </w:r>
      <w:ins w:id="931" w:author="HÜFNER Katharina,Assoz. Prof. Priv.Doz. Dr." w:date="2023-05-28T19:15:00Z">
        <w:r w:rsidR="00060AEE">
          <w:t xml:space="preserve"> also</w:t>
        </w:r>
      </w:ins>
      <w:r>
        <w:t xml:space="preserve"> associated with </w:t>
      </w:r>
      <w:ins w:id="932" w:author="HÜFNER Katharina,Assoz. Prof. Priv.Doz. Dr." w:date="2023-05-28T19:15:00Z">
        <w:r w:rsidR="00060AEE">
          <w:t xml:space="preserve">changes in the catecholamine pathway </w:t>
        </w:r>
        <w:proofErr w:type="spellStart"/>
        <w:r w:rsidR="00060AEE">
          <w:t>with</w:t>
        </w:r>
      </w:ins>
      <w:del w:id="933" w:author="HÜFNER Katharina,Assoz. Prof. Priv.Doz. Dr." w:date="2023-05-28T19:00:00Z">
        <w:r w:rsidDel="00C424B4">
          <w:delText>a significant rise</w:delText>
        </w:r>
      </w:del>
      <w:ins w:id="934" w:author="HÜFNER Katharina,Assoz. Prof. Priv.Doz. Dr." w:date="2023-05-28T19:00:00Z">
        <w:r w:rsidR="00C424B4">
          <w:t>significantly</w:t>
        </w:r>
        <w:proofErr w:type="spellEnd"/>
        <w:r w:rsidR="00C424B4">
          <w:t xml:space="preserve"> increased</w:t>
        </w:r>
      </w:ins>
      <w:del w:id="935" w:author="HÜFNER Katharina,Assoz. Prof. Priv.Doz. Dr." w:date="2023-05-28T19:00:00Z">
        <w:r w:rsidDel="00C424B4">
          <w:delText xml:space="preserve"> in</w:delText>
        </w:r>
      </w:del>
      <w:r>
        <w:t xml:space="preserve"> PHE (</w:t>
      </w:r>
      <m:oMath>
        <m:r>
          <w:rPr>
            <w:rFonts w:ascii="Cambria Math" w:hAnsi="Cambria Math"/>
          </w:rPr>
          <m:t>β</m:t>
        </m:r>
      </m:oMath>
      <w:r>
        <w:t xml:space="preserve"> = 1.4 [95% CI: 0.97 - 1.9] versus uninfected</w:t>
      </w:r>
      <w:commentRangeStart w:id="936"/>
      <w:r>
        <w:t>),</w:t>
      </w:r>
      <w:del w:id="937" w:author="HÜFNER Katharina,Assoz. Prof. Priv.Doz. Dr." w:date="2023-05-28T19:00:00Z">
        <w:r w:rsidDel="00C424B4">
          <w:delText xml:space="preserve"> suggestive of an inhibited PHE - TYR conversion (25)</w:delText>
        </w:r>
      </w:del>
      <w:r>
        <w:t xml:space="preserve">. </w:t>
      </w:r>
      <w:commentRangeEnd w:id="936"/>
      <w:r w:rsidR="00C424B4">
        <w:rPr>
          <w:rStyle w:val="Kommentarzeichen"/>
        </w:rPr>
        <w:commentReference w:id="936"/>
      </w:r>
      <w:r>
        <w:t>Resolution of systemic inflammation during sub-acute SARS-CoV-2 infection and recovery was reflected by decreasing plasma levels of IL6, IL10, TNF and INFG as compared with acute disease. The inflammation resolution was paralleled by decreas</w:t>
      </w:r>
      <w:ins w:id="938" w:author="HÜFNER Katharina,Assoz. Prof. Priv.Doz. Dr." w:date="2023-05-28T19:16:00Z">
        <w:r w:rsidR="00060AEE">
          <w:t>ing</w:t>
        </w:r>
      </w:ins>
      <w:del w:id="939" w:author="HÜFNER Katharina,Assoz. Prof. Priv.Doz. Dr." w:date="2023-05-28T19:16:00Z">
        <w:r w:rsidDel="00060AEE">
          <w:delText>ed</w:delText>
        </w:r>
      </w:del>
      <w:r>
        <w:t xml:space="preserve"> KYN</w:t>
      </w:r>
      <w:ins w:id="940" w:author="HÜFNER Katharina,Assoz. Prof. Priv.Doz. Dr." w:date="2023-05-28T19:16:00Z">
        <w:r w:rsidR="00060AEE">
          <w:t xml:space="preserve"> levels</w:t>
        </w:r>
      </w:ins>
      <w:r>
        <w:t xml:space="preserve"> (sub-acute: </w:t>
      </w:r>
      <m:oMath>
        <m:r>
          <w:rPr>
            <w:rFonts w:ascii="Cambria Math" w:hAnsi="Cambria Math"/>
          </w:rPr>
          <m:t>β</m:t>
        </m:r>
      </m:oMath>
      <w:r>
        <w:t xml:space="preserve"> = -0.31 [95% CI: -0.6 - -0.022], recovery: </w:t>
      </w:r>
      <m:oMath>
        <m:r>
          <w:rPr>
            <w:rFonts w:ascii="Cambria Math" w:hAnsi="Cambria Math"/>
          </w:rPr>
          <m:t>β</m:t>
        </m:r>
      </m:oMath>
      <w:r>
        <w:t xml:space="preserve"> = -1.3 [95% CI: -1.6 - -0.9]) and QUIN (sub-acute: </w:t>
      </w:r>
      <m:oMath>
        <m:r>
          <w:rPr>
            <w:rFonts w:ascii="Cambria Math" w:hAnsi="Cambria Math"/>
          </w:rPr>
          <m:t>β</m:t>
        </m:r>
      </m:oMath>
      <w:r>
        <w:t xml:space="preserve"> = -0.29 [95% CI: -0.61 - 0.022], recovery: </w:t>
      </w:r>
      <m:oMath>
        <m:r>
          <w:rPr>
            <w:rFonts w:ascii="Cambria Math" w:hAnsi="Cambria Math"/>
          </w:rPr>
          <m:t>β</m:t>
        </m:r>
      </m:oMath>
      <w:r>
        <w:t xml:space="preserve"> = -1.4 [95% CI: -1.8 - -0.97]), </w:t>
      </w:r>
      <w:ins w:id="941" w:author="HÜFNER Katharina,Assoz. Prof. Priv.Doz. Dr." w:date="2023-05-28T19:16:00Z">
        <w:r w:rsidR="00060AEE">
          <w:t xml:space="preserve">and </w:t>
        </w:r>
      </w:ins>
      <w:del w:id="942" w:author="HÜFNER Katharina,Assoz. Prof. Priv.Doz. Dr." w:date="2023-05-28T19:16:00Z">
        <w:r w:rsidDel="00060AEE">
          <w:delText xml:space="preserve">paralleled by </w:delText>
        </w:r>
      </w:del>
      <w:del w:id="943" w:author="HÜFNER Katharina,Assoz. Prof. Priv.Doz. Dr." w:date="2023-05-28T19:01:00Z">
        <w:r w:rsidDel="00C424B4">
          <w:delText xml:space="preserve">elevated </w:delText>
        </w:r>
      </w:del>
      <w:ins w:id="944" w:author="HÜFNER Katharina,Assoz. Prof. Priv.Doz. Dr." w:date="2023-05-28T19:01:00Z">
        <w:r w:rsidR="00C424B4">
          <w:t xml:space="preserve">higher  </w:t>
        </w:r>
      </w:ins>
      <w:r>
        <w:t xml:space="preserve">TRP (sub-acute: </w:t>
      </w:r>
      <m:oMath>
        <m:r>
          <w:rPr>
            <w:rFonts w:ascii="Cambria Math" w:hAnsi="Cambria Math"/>
          </w:rPr>
          <m:t>β</m:t>
        </m:r>
      </m:oMath>
      <w:r>
        <w:t xml:space="preserve"> = 0.75 [95% CI: 0.25 - 1.3], recovery: </w:t>
      </w:r>
      <m:oMath>
        <m:r>
          <w:rPr>
            <w:rFonts w:ascii="Cambria Math" w:hAnsi="Cambria Math"/>
          </w:rPr>
          <m:t>β</m:t>
        </m:r>
      </m:oMath>
      <w:r>
        <w:t xml:space="preserve"> = 1.9 [95% CI: 1.2 - 2.5]) and serotonin (sub-acute: 0.22 [95% CI: -0.1 - 0.54], recovery: </w:t>
      </w:r>
      <m:oMath>
        <m:r>
          <w:rPr>
            <w:rFonts w:ascii="Cambria Math" w:hAnsi="Cambria Math"/>
          </w:rPr>
          <m:t>β</m:t>
        </m:r>
      </m:oMath>
      <w:r>
        <w:t xml:space="preserve"> = 1.2 [95% CI: 0.81 - 1.6]) </w:t>
      </w:r>
      <w:ins w:id="945" w:author="HÜFNER Katharina,Assoz. Prof. Priv.Doz. Dr." w:date="2023-05-28T19:01:00Z">
        <w:r w:rsidR="00C424B4">
          <w:t xml:space="preserve">levels </w:t>
        </w:r>
      </w:ins>
      <w:r>
        <w:t xml:space="preserve">as compared with acute SARS-CoV-2 infection. Similarly, infection recovery was associated with significantly </w:t>
      </w:r>
      <w:ins w:id="946" w:author="HÜFNER Katharina,Assoz. Prof. Priv.Doz. Dr." w:date="2023-05-28T19:17:00Z">
        <w:r w:rsidR="00060AEE">
          <w:t xml:space="preserve">decreasing </w:t>
        </w:r>
      </w:ins>
      <w:del w:id="947" w:author="HÜFNER Katharina,Assoz. Prof. Priv.Doz. Dr." w:date="2023-05-28T19:01:00Z">
        <w:r w:rsidDel="00C424B4">
          <w:delText xml:space="preserve">decreased </w:delText>
        </w:r>
      </w:del>
      <w:ins w:id="948" w:author="HÜFNER Katharina,Assoz. Prof. Priv.Doz. Dr." w:date="2023-05-28T19:01:00Z">
        <w:r w:rsidR="00C424B4">
          <w:t xml:space="preserve"> </w:t>
        </w:r>
      </w:ins>
      <w:r>
        <w:t>PHE (</w:t>
      </w:r>
      <w:commentRangeStart w:id="949"/>
      <w:r>
        <w:t>recovery</w:t>
      </w:r>
      <w:commentRangeEnd w:id="949"/>
      <w:r w:rsidR="00060AEE">
        <w:rPr>
          <w:rStyle w:val="Kommentarzeichen"/>
        </w:rPr>
        <w:commentReference w:id="949"/>
      </w:r>
      <w:r>
        <w:t xml:space="preserve">: </w:t>
      </w:r>
      <m:oMath>
        <m:r>
          <w:rPr>
            <w:rFonts w:ascii="Cambria Math" w:hAnsi="Cambria Math"/>
          </w:rPr>
          <m:t>β</m:t>
        </m:r>
      </m:oMath>
      <w:r>
        <w:t xml:space="preserve"> = -1.2 [95% CI: -1.5 - -0.83]) and </w:t>
      </w:r>
      <w:del w:id="950" w:author="HÜFNER Katharina,Assoz. Prof. Priv.Doz. Dr." w:date="2023-05-28T19:01:00Z">
        <w:r w:rsidDel="00C424B4">
          <w:delText xml:space="preserve">elevated </w:delText>
        </w:r>
      </w:del>
      <w:ins w:id="951" w:author="HÜFNER Katharina,Assoz. Prof. Priv.Doz. Dr." w:date="2023-05-28T19:17:00Z">
        <w:r w:rsidR="00060AEE">
          <w:t>increasing</w:t>
        </w:r>
      </w:ins>
      <w:ins w:id="952" w:author="HÜFNER Katharina,Assoz. Prof. Priv.Doz. Dr." w:date="2023-05-28T19:01:00Z">
        <w:r w:rsidR="00C424B4">
          <w:t xml:space="preserve"> </w:t>
        </w:r>
      </w:ins>
      <w:r>
        <w:t>DA sulfate (</w:t>
      </w:r>
      <w:commentRangeStart w:id="953"/>
      <w:r>
        <w:t>recovery</w:t>
      </w:r>
      <w:commentRangeEnd w:id="953"/>
      <w:r w:rsidR="00060AEE">
        <w:rPr>
          <w:rStyle w:val="Kommentarzeichen"/>
        </w:rPr>
        <w:commentReference w:id="953"/>
      </w:r>
      <w:r>
        <w:t xml:space="preserve">: </w:t>
      </w:r>
      <m:oMath>
        <m:r>
          <w:rPr>
            <w:rFonts w:ascii="Cambria Math" w:hAnsi="Cambria Math"/>
          </w:rPr>
          <m:t>β</m:t>
        </m:r>
      </m:oMath>
      <w:r>
        <w:t xml:space="preserve"> = 1.5 [95% CI: 1.1 - 2])</w:t>
      </w:r>
      <w:ins w:id="954" w:author="HÜFNER Katharina,Assoz. Prof. Priv.Doz. Dr." w:date="2023-05-28T19:02:00Z">
        <w:r w:rsidR="00C424B4">
          <w:t xml:space="preserve"> levels</w:t>
        </w:r>
      </w:ins>
      <w:r>
        <w:t xml:space="preserve"> as compared with acute infection.</w:t>
      </w:r>
    </w:p>
    <w:p w14:paraId="07D70E4C" w14:textId="062C0964" w:rsidR="000A374F" w:rsidRDefault="00EB098A">
      <w:pPr>
        <w:pStyle w:val="Textkrper"/>
      </w:pPr>
      <w:commentRangeStart w:id="955"/>
      <w:r>
        <w:t>In</w:t>
      </w:r>
      <w:commentRangeEnd w:id="955"/>
      <w:r w:rsidR="0093274F">
        <w:rPr>
          <w:rStyle w:val="Kommentarzeichen"/>
        </w:rPr>
        <w:commentReference w:id="955"/>
      </w:r>
      <w:r>
        <w:t xml:space="preserve"> correlation analysis</w:t>
      </w:r>
      <w:ins w:id="956" w:author="HÜFNER Katharina,Assoz. Prof. Priv.Doz. Dr." w:date="2023-05-28T21:00:00Z">
        <w:r w:rsidR="0035377B">
          <w:t xml:space="preserve"> of the kynurenine pathway and associated metabolites </w:t>
        </w:r>
      </w:ins>
      <w:del w:id="957" w:author="HÜFNER Katharina,Assoz. Prof. Priv.Doz. Dr." w:date="2023-05-28T21:01:00Z">
        <w:r w:rsidDel="0035377B">
          <w:delText xml:space="preserve">, the serotonin precursor </w:delText>
        </w:r>
      </w:del>
      <w:r>
        <w:t>TRP was negatively associated with all investigated cytokines during acute (</w:t>
      </w:r>
      <m:oMath>
        <m:r>
          <w:rPr>
            <w:rFonts w:ascii="Cambria Math" w:hAnsi="Cambria Math"/>
          </w:rPr>
          <m:t>ρ</m:t>
        </m:r>
      </m:oMath>
      <w:r>
        <w:t>: -0.38 - -0.24) and sub-acute infection (</w:t>
      </w:r>
      <m:oMath>
        <m:r>
          <w:rPr>
            <w:rFonts w:ascii="Cambria Math" w:hAnsi="Cambria Math"/>
          </w:rPr>
          <m:t>ρ</m:t>
        </m:r>
      </m:oMath>
      <w:r>
        <w:t>: -0.51 - -0.33). Plasma serotonin levels correlated negatively with IL6 concentrations during acute infection (</w:t>
      </w:r>
      <m:oMath>
        <m:r>
          <w:rPr>
            <w:rFonts w:ascii="Cambria Math" w:hAnsi="Cambria Math"/>
          </w:rPr>
          <m:t>ρ</m:t>
        </m:r>
      </m:oMath>
      <w:r>
        <w:t xml:space="preserve"> = -0.23) and </w:t>
      </w:r>
      <w:del w:id="958" w:author="HÜFNER Katharina,Assoz. Prof. Priv.Doz. Dr." w:date="2023-05-28T20:58:00Z">
        <w:r w:rsidDel="00020F30">
          <w:delText xml:space="preserve">was </w:delText>
        </w:r>
      </w:del>
      <w:r>
        <w:t xml:space="preserve">negatively </w:t>
      </w:r>
      <w:del w:id="959" w:author="HÜFNER Katharina,Assoz. Prof. Priv.Doz. Dr." w:date="2023-05-28T20:58:00Z">
        <w:r w:rsidDel="00020F30">
          <w:delText xml:space="preserve">associated </w:delText>
        </w:r>
      </w:del>
      <w:r>
        <w:t>with IL6, IL10, TNF and IFNG in sub-acute infection (</w:t>
      </w:r>
      <m:oMath>
        <m:r>
          <w:rPr>
            <w:rFonts w:ascii="Cambria Math" w:hAnsi="Cambria Math"/>
          </w:rPr>
          <m:t>ρ</m:t>
        </m:r>
      </m:oMath>
      <w:r>
        <w:t xml:space="preserve">: -0.44 - -0.26). By </w:t>
      </w:r>
      <w:proofErr w:type="spellStart"/>
      <w:r>
        <w:t>contrast</w:t>
      </w:r>
      <w:del w:id="960" w:author="HÜFNER Katharina,Assoz. Prof. Priv.Doz. Dr." w:date="2023-05-28T20:59:00Z">
        <w:r w:rsidDel="00020F30">
          <w:delText xml:space="preserve">, the TRP catabolites </w:delText>
        </w:r>
      </w:del>
      <w:r>
        <w:t>KYN</w:t>
      </w:r>
      <w:proofErr w:type="spellEnd"/>
      <w:r>
        <w:t xml:space="preserve"> (acute, </w:t>
      </w:r>
      <m:oMath>
        <m:r>
          <w:rPr>
            <w:rFonts w:ascii="Cambria Math" w:hAnsi="Cambria Math"/>
          </w:rPr>
          <m:t>ρ</m:t>
        </m:r>
      </m:oMath>
      <w:r>
        <w:t xml:space="preserve">: 0.42 - 0.58; sub-acute. </w:t>
      </w:r>
      <m:oMath>
        <m:r>
          <w:rPr>
            <w:rFonts w:ascii="Cambria Math" w:hAnsi="Cambria Math"/>
          </w:rPr>
          <m:t>ρ</m:t>
        </m:r>
      </m:oMath>
      <w:r>
        <w:t xml:space="preserve">: 0.56 - 0.65) and QUIN (acute, </w:t>
      </w:r>
      <m:oMath>
        <m:r>
          <w:rPr>
            <w:rFonts w:ascii="Cambria Math" w:hAnsi="Cambria Math"/>
          </w:rPr>
          <m:t>ρ</m:t>
        </m:r>
      </m:oMath>
      <w:r>
        <w:t xml:space="preserve">: 0.39 - 0.69; sub-acute, </w:t>
      </w:r>
      <m:oMath>
        <m:r>
          <w:rPr>
            <w:rFonts w:ascii="Cambria Math" w:hAnsi="Cambria Math"/>
          </w:rPr>
          <m:t>ρ</m:t>
        </m:r>
      </m:oMath>
      <w:r>
        <w:t xml:space="preserve">: 0.59 - 0.71) correlated positively with circulating IL6, IL10, TNF and IFNG. Serotonin levels correlated with </w:t>
      </w:r>
      <w:commentRangeStart w:id="961"/>
      <w:r>
        <w:t>TRP during acute (</w:t>
      </w:r>
      <m:oMath>
        <m:r>
          <w:rPr>
            <w:rFonts w:ascii="Cambria Math" w:hAnsi="Cambria Math"/>
          </w:rPr>
          <m:t>ρ</m:t>
        </m:r>
      </m:oMath>
      <w:r>
        <w:t xml:space="preserve"> = 0.2) and sub-acute infection (</w:t>
      </w:r>
      <m:oMath>
        <m:r>
          <w:rPr>
            <w:rFonts w:ascii="Cambria Math" w:hAnsi="Cambria Math"/>
          </w:rPr>
          <m:t>ρ</m:t>
        </m:r>
      </m:oMath>
      <w:r>
        <w:t xml:space="preserve"> = 0.3) with weak and moderate </w:t>
      </w:r>
      <w:commentRangeStart w:id="962"/>
      <w:r>
        <w:t>effect size</w:t>
      </w:r>
      <w:commentRangeEnd w:id="962"/>
      <w:r w:rsidR="00020F30">
        <w:rPr>
          <w:rStyle w:val="Kommentarzeichen"/>
        </w:rPr>
        <w:commentReference w:id="962"/>
      </w:r>
      <w:r>
        <w:t>, respectively</w:t>
      </w:r>
      <w:commentRangeEnd w:id="961"/>
      <w:r w:rsidR="00BB2706">
        <w:rPr>
          <w:rStyle w:val="Kommentarzeichen"/>
        </w:rPr>
        <w:commentReference w:id="961"/>
      </w:r>
      <w:r>
        <w:t xml:space="preserve">. </w:t>
      </w:r>
      <w:commentRangeStart w:id="963"/>
      <w:del w:id="964" w:author="HÜFNER Katharina,Assoz. Prof. Priv.Doz. Dr." w:date="2023-05-28T20:44:00Z">
        <w:r w:rsidDel="00BB2706">
          <w:delText xml:space="preserve">This may indicate that systemic availability of tryptophan may be particularly crucial for serotonin synthesis at the peak of the infection-related inflammation </w:delText>
        </w:r>
      </w:del>
      <w:commentRangeEnd w:id="963"/>
      <w:r w:rsidR="00BB2706">
        <w:rPr>
          <w:rStyle w:val="Kommentarzeichen"/>
        </w:rPr>
        <w:commentReference w:id="963"/>
      </w:r>
      <w:r>
        <w:t>(</w:t>
      </w:r>
      <w:r>
        <w:rPr>
          <w:b/>
          <w:bCs/>
        </w:rPr>
        <w:t>Figure 5A</w:t>
      </w:r>
      <w:r>
        <w:t xml:space="preserve">, </w:t>
      </w:r>
      <w:r>
        <w:rPr>
          <w:b/>
          <w:bCs/>
        </w:rPr>
        <w:t>Supplementary Figure S5</w:t>
      </w:r>
      <w:r>
        <w:t>). Concerning the</w:t>
      </w:r>
      <w:ins w:id="965" w:author="HÜFNER Katharina,Assoz. Prof. Priv.Doz. Dr." w:date="2023-05-28T21:01:00Z">
        <w:r w:rsidR="0035377B">
          <w:t xml:space="preserve"> analysis of the catecholamine pathway </w:t>
        </w:r>
      </w:ins>
      <w:r>
        <w:t xml:space="preserve"> </w:t>
      </w:r>
      <w:del w:id="966" w:author="HÜFNER Katharina,Assoz. Prof. Priv.Doz. Dr." w:date="2023-05-28T21:01:00Z">
        <w:r w:rsidDel="0035377B">
          <w:delText>dopamine availability readouts,</w:delText>
        </w:r>
      </w:del>
      <w:r>
        <w:t xml:space="preserve"> positive correlations of PHE with </w:t>
      </w:r>
      <w:del w:id="967" w:author="HÜFNER Katharina,Assoz. Prof. Priv.Doz. Dr." w:date="2023-05-28T21:02:00Z">
        <w:r w:rsidDel="0035377B">
          <w:delText xml:space="preserve">the cytokine markers of inflammation </w:delText>
        </w:r>
      </w:del>
      <w:r>
        <w:t>IL6, IL10 and TNF were observed in acute infection (</w:t>
      </w:r>
      <m:oMath>
        <m:r>
          <w:rPr>
            <w:rFonts w:ascii="Cambria Math" w:hAnsi="Cambria Math"/>
          </w:rPr>
          <m:t>ρ</m:t>
        </m:r>
      </m:oMath>
      <w:r>
        <w:t>: 0.24 - 0.39). PHE was positively associated with IL10 in sub-acute SARS-CoV-2 infection (</w:t>
      </w:r>
      <m:oMath>
        <m:r>
          <w:rPr>
            <w:rFonts w:ascii="Cambria Math" w:hAnsi="Cambria Math"/>
          </w:rPr>
          <m:t>ρ</m:t>
        </m:r>
      </m:oMath>
      <w:r>
        <w:t xml:space="preserve"> = 0.29). TYR plasma concentrations correlated in turn negatively with TNF and IFNG during acute (</w:t>
      </w:r>
      <m:oMath>
        <m:r>
          <w:rPr>
            <w:rFonts w:ascii="Cambria Math" w:hAnsi="Cambria Math"/>
          </w:rPr>
          <m:t>ρ</m:t>
        </m:r>
      </m:oMath>
      <w:r>
        <w:t xml:space="preserve"> = -0.23) and sub-acute infection (</w:t>
      </w:r>
      <m:oMath>
        <m:r>
          <w:rPr>
            <w:rFonts w:ascii="Cambria Math" w:hAnsi="Cambria Math"/>
          </w:rPr>
          <m:t>ρ</m:t>
        </m:r>
      </m:oMath>
      <w:r>
        <w:t xml:space="preserve">: -0.26 - -0.22). DA sulfate </w:t>
      </w:r>
      <w:proofErr w:type="spellStart"/>
      <w:ins w:id="968" w:author="HÜFNER Katharina,Assoz. Prof. Priv.Doz. Dr." w:date="2023-05-28T21:02:00Z">
        <w:r w:rsidR="0035377B">
          <w:t>correlated</w:t>
        </w:r>
      </w:ins>
      <w:del w:id="969" w:author="HÜFNER Katharina,Assoz. Prof. Priv.Doz. Dr." w:date="2023-05-28T21:02:00Z">
        <w:r w:rsidDel="0035377B">
          <w:delText xml:space="preserve">was </w:delText>
        </w:r>
      </w:del>
      <w:r>
        <w:t>negatively</w:t>
      </w:r>
      <w:proofErr w:type="spellEnd"/>
      <w:r>
        <w:t xml:space="preserve"> </w:t>
      </w:r>
      <w:del w:id="970" w:author="HÜFNER Katharina,Assoz. Prof. Priv.Doz. Dr." w:date="2023-05-28T21:02:00Z">
        <w:r w:rsidDel="0035377B">
          <w:delText xml:space="preserve">associated </w:delText>
        </w:r>
      </w:del>
      <w:r>
        <w:t xml:space="preserve">with IFNG and IL6 in acute (IFNG, </w:t>
      </w:r>
      <m:oMath>
        <m:r>
          <w:rPr>
            <w:rFonts w:ascii="Cambria Math" w:hAnsi="Cambria Math"/>
          </w:rPr>
          <m:t>ρ</m:t>
        </m:r>
      </m:oMath>
      <w:r>
        <w:t xml:space="preserve"> = -0.22) and sub-acute infection (IL6, </w:t>
      </w:r>
      <m:oMath>
        <m:r>
          <w:rPr>
            <w:rFonts w:ascii="Cambria Math" w:hAnsi="Cambria Math"/>
          </w:rPr>
          <m:t>ρ</m:t>
        </m:r>
      </m:oMath>
      <w:r>
        <w:t xml:space="preserve"> = -0.23), respectively (</w:t>
      </w:r>
      <w:r>
        <w:rPr>
          <w:b/>
          <w:bCs/>
        </w:rPr>
        <w:t>Figure 5B</w:t>
      </w:r>
      <w:r>
        <w:t xml:space="preserve">, </w:t>
      </w:r>
      <w:r>
        <w:rPr>
          <w:b/>
          <w:bCs/>
        </w:rPr>
        <w:t>Supplementary Figure S5</w:t>
      </w:r>
      <w:r>
        <w:t>).</w:t>
      </w:r>
    </w:p>
    <w:p w14:paraId="604C36AD" w14:textId="77777777" w:rsidR="000A374F" w:rsidRDefault="00EB098A">
      <w:r>
        <w:br w:type="page"/>
      </w:r>
    </w:p>
    <w:p w14:paraId="66DA661C" w14:textId="77777777" w:rsidR="000A374F" w:rsidRDefault="00EB098A">
      <w:pPr>
        <w:pStyle w:val="berschrift1"/>
      </w:pPr>
      <w:bookmarkStart w:id="971" w:name="discussion"/>
      <w:bookmarkEnd w:id="688"/>
      <w:bookmarkEnd w:id="882"/>
      <w:r>
        <w:lastRenderedPageBreak/>
        <w:t>Discussion</w:t>
      </w:r>
    </w:p>
    <w:p w14:paraId="237F6B3F" w14:textId="462003D4" w:rsidR="00B03A86" w:rsidRDefault="006E46EF" w:rsidP="00FA14F4">
      <w:pPr>
        <w:spacing w:after="0"/>
        <w:rPr>
          <w:ins w:id="972" w:author="HÜFNER Katharina,Ass.Prof. Priv. Doz. Dr." w:date="2023-05-30T16:12:00Z"/>
        </w:rPr>
      </w:pPr>
      <w:del w:id="973" w:author="HÜFNER Katharina,Ass.Prof. Priv. Doz. Dr." w:date="2023-05-30T16:08:00Z">
        <w:r w:rsidDel="006E46EF">
          <w:delText xml:space="preserve">Here </w:delText>
        </w:r>
      </w:del>
      <w:ins w:id="974" w:author="HÜFNER Katharina,Ass.Prof. Priv. Doz. Dr." w:date="2023-05-30T16:08:00Z">
        <w:del w:id="975" w:author="Katharina Huefner" w:date="2023-05-31T20:50:00Z">
          <w:r w:rsidDel="002C5529">
            <w:delText xml:space="preserve"> </w:delText>
          </w:r>
        </w:del>
        <w:r>
          <w:t>W</w:t>
        </w:r>
      </w:ins>
      <w:del w:id="976" w:author="HÜFNER Katharina,Ass.Prof. Priv. Doz. Dr." w:date="2023-05-30T16:08:00Z">
        <w:r w:rsidDel="006E46EF">
          <w:delText>w</w:delText>
        </w:r>
      </w:del>
      <w:r>
        <w:t xml:space="preserve">e investigated the bidirectional relationship between the mental and </w:t>
      </w:r>
      <w:del w:id="977" w:author="HÜFNER Katharina,Ass.Prof. Priv. Doz. Dr." w:date="2023-05-30T16:08:00Z">
        <w:r w:rsidDel="006E46EF">
          <w:delText xml:space="preserve">somatic </w:delText>
        </w:r>
      </w:del>
      <w:ins w:id="978" w:author="HÜFNER Katharina,Ass.Prof. Priv. Doz. Dr." w:date="2023-05-30T16:08:00Z">
        <w:r>
          <w:t xml:space="preserve">physical </w:t>
        </w:r>
      </w:ins>
      <w:ins w:id="979" w:author="HÜFNER Katharina,Ass.Prof. Priv. Doz. Dr." w:date="2023-05-30T16:09:00Z">
        <w:r>
          <w:t>health</w:t>
        </w:r>
      </w:ins>
      <w:ins w:id="980" w:author="HÜFNER Katharina,Ass.Prof. Priv. Doz. Dr." w:date="2023-05-30T16:08:00Z">
        <w:del w:id="981" w:author="Katharina Huefner" w:date="2023-05-31T20:51:00Z">
          <w:r w:rsidDel="002C5529">
            <w:delText xml:space="preserve"> </w:delText>
          </w:r>
        </w:del>
      </w:ins>
      <w:del w:id="982" w:author="HÜFNER Katharina,Ass.Prof. Priv. Doz. Dr." w:date="2023-05-30T16:09:00Z">
        <w:r w:rsidDel="006E46EF">
          <w:delText>disease</w:delText>
        </w:r>
      </w:del>
      <w:r>
        <w:t xml:space="preserve"> </w:t>
      </w:r>
      <w:del w:id="983" w:author="HÜFNER Katharina,Ass.Prof. Priv. Doz. Dr." w:date="2023-05-30T16:14:00Z">
        <w:r w:rsidDel="00B03A86">
          <w:delText xml:space="preserve">i.e. the brain and the immune system </w:delText>
        </w:r>
      </w:del>
      <w:r>
        <w:t>in individuals infected with SARS-CoV-2 and uninfected controls in two separate cohorts</w:t>
      </w:r>
      <w:ins w:id="984" w:author="Katharina Huefner" w:date="2023-05-31T19:58:00Z">
        <w:r w:rsidR="00E13E48">
          <w:t xml:space="preserve">. </w:t>
        </w:r>
        <w:r w:rsidR="00E13E48" w:rsidRPr="00E13E48">
          <w:rPr>
            <w:highlight w:val="yellow"/>
            <w:rPrChange w:id="985" w:author="Katharina Huefner" w:date="2023-05-31T19:58:00Z">
              <w:rPr/>
            </w:rPrChange>
          </w:rPr>
          <w:t>Our analysis</w:t>
        </w:r>
      </w:ins>
      <w:ins w:id="986" w:author="Katharina Huefner" w:date="2023-05-31T20:51:00Z">
        <w:r w:rsidR="002C5529">
          <w:rPr>
            <w:highlight w:val="yellow"/>
          </w:rPr>
          <w:t xml:space="preserve"> </w:t>
        </w:r>
      </w:ins>
      <w:ins w:id="987" w:author="HÜFNER Katharina,Ass.Prof. Priv. Doz. Dr." w:date="2023-05-30T16:30:00Z">
        <w:del w:id="988" w:author="Katharina Huefner" w:date="2023-05-31T19:58:00Z">
          <w:r w:rsidR="00F45A01" w:rsidRPr="00E13E48" w:rsidDel="00E13E48">
            <w:rPr>
              <w:highlight w:val="yellow"/>
              <w:rPrChange w:id="989" w:author="Katharina Huefner" w:date="2023-05-31T19:58:00Z">
                <w:rPr/>
              </w:rPrChange>
            </w:rPr>
            <w:delText xml:space="preserve"> and </w:delText>
          </w:r>
        </w:del>
        <w:r w:rsidR="00F45A01" w:rsidRPr="00263482">
          <w:rPr>
            <w:highlight w:val="yellow"/>
            <w:rPrChange w:id="990" w:author="HÜFNER Katharina,Ass.Prof. Priv. Doz. Dr." w:date="2023-05-31T10:22:00Z">
              <w:rPr/>
            </w:rPrChange>
          </w:rPr>
          <w:t>underline</w:t>
        </w:r>
      </w:ins>
      <w:ins w:id="991" w:author="Katharina Huefner" w:date="2023-05-31T19:58:00Z">
        <w:r w:rsidR="00E13E48">
          <w:rPr>
            <w:highlight w:val="yellow"/>
          </w:rPr>
          <w:t>s</w:t>
        </w:r>
      </w:ins>
      <w:ins w:id="992" w:author="HÜFNER Katharina,Ass.Prof. Priv. Doz. Dr." w:date="2023-05-30T16:30:00Z">
        <w:r w:rsidR="00F45A01" w:rsidRPr="00263482">
          <w:rPr>
            <w:highlight w:val="yellow"/>
            <w:rPrChange w:id="993" w:author="HÜFNER Katharina,Ass.Prof. Priv. Doz. Dr." w:date="2023-05-31T10:22:00Z">
              <w:rPr/>
            </w:rPrChange>
          </w:rPr>
          <w:t xml:space="preserve"> the pivotal role of SARS-CoV-2-dependent – and </w:t>
        </w:r>
        <w:del w:id="994" w:author="Katharina Huefner" w:date="2023-05-31T20:51:00Z">
          <w:r w:rsidR="00F45A01" w:rsidRPr="00263482" w:rsidDel="002C5529">
            <w:rPr>
              <w:highlight w:val="yellow"/>
              <w:rPrChange w:id="995" w:author="HÜFNER Katharina,Ass.Prof. Priv. Doz. Dr." w:date="2023-05-31T10:22:00Z">
                <w:rPr/>
              </w:rPrChange>
            </w:rPr>
            <w:delText>independant</w:delText>
          </w:r>
        </w:del>
      </w:ins>
      <w:ins w:id="996" w:author="Katharina Huefner" w:date="2023-05-31T20:51:00Z">
        <w:r w:rsidR="002C5529" w:rsidRPr="002C5529">
          <w:rPr>
            <w:highlight w:val="yellow"/>
          </w:rPr>
          <w:t>independent</w:t>
        </w:r>
      </w:ins>
      <w:ins w:id="997" w:author="HÜFNER Katharina,Ass.Prof. Priv. Doz. Dr." w:date="2023-05-30T16:30:00Z">
        <w:r w:rsidR="00F45A01" w:rsidRPr="00263482">
          <w:rPr>
            <w:highlight w:val="yellow"/>
            <w:rPrChange w:id="998" w:author="HÜFNER Katharina,Ass.Prof. Priv. Doz. Dr." w:date="2023-05-31T10:22:00Z">
              <w:rPr/>
            </w:rPrChange>
          </w:rPr>
          <w:t xml:space="preserve"> inflammation in systemic neurotransmitter metabolism</w:t>
        </w:r>
      </w:ins>
      <w:r w:rsidRPr="00263482">
        <w:rPr>
          <w:highlight w:val="yellow"/>
          <w:rPrChange w:id="999" w:author="HÜFNER Katharina,Ass.Prof. Priv. Doz. Dr." w:date="2023-05-31T10:22:00Z">
            <w:rPr/>
          </w:rPrChange>
        </w:rPr>
        <w:t>.</w:t>
      </w:r>
      <w:del w:id="1000" w:author="Katharina Huefner" w:date="2023-05-31T20:51:00Z">
        <w:r w:rsidRPr="00263482" w:rsidDel="002C5529">
          <w:rPr>
            <w:highlight w:val="yellow"/>
            <w:rPrChange w:id="1001" w:author="HÜFNER Katharina,Ass.Prof. Priv. Doz. Dr." w:date="2023-05-31T10:22:00Z">
              <w:rPr/>
            </w:rPrChange>
          </w:rPr>
          <w:delText xml:space="preserve"> </w:delText>
        </w:r>
      </w:del>
      <w:ins w:id="1002" w:author="HÜFNER Katharina,Ass.Prof. Priv. Doz. Dr." w:date="2023-05-30T16:21:00Z">
        <w:r w:rsidR="00B03A86" w:rsidRPr="00263482">
          <w:rPr>
            <w:highlight w:val="yellow"/>
            <w:rPrChange w:id="1003" w:author="HÜFNER Katharina,Ass.Prof. Priv. Doz. Dr." w:date="2023-05-31T10:22:00Z">
              <w:rPr/>
            </w:rPrChange>
          </w:rPr>
          <w:t xml:space="preserve"> </w:t>
        </w:r>
      </w:ins>
      <w:ins w:id="1004" w:author="HÜFNER Katharina,Ass.Prof. Priv. Doz. Dr." w:date="2023-05-30T16:12:00Z">
        <w:r w:rsidR="00B03A86" w:rsidRPr="00263482">
          <w:rPr>
            <w:highlight w:val="yellow"/>
            <w:rPrChange w:id="1005" w:author="HÜFNER Katharina,Ass.Prof. Priv. Doz. Dr." w:date="2023-05-31T10:22:00Z">
              <w:rPr/>
            </w:rPrChange>
          </w:rPr>
          <w:t>In the SIMMUN cohort</w:t>
        </w:r>
      </w:ins>
      <w:ins w:id="1006" w:author="HÜFNER Katharina,Ass.Prof. Priv. Doz. Dr." w:date="2023-05-30T16:14:00Z">
        <w:r w:rsidR="00B03A86" w:rsidRPr="00263482">
          <w:rPr>
            <w:highlight w:val="yellow"/>
            <w:rPrChange w:id="1007" w:author="HÜFNER Katharina,Ass.Prof. Priv. Doz. Dr." w:date="2023-05-31T10:22:00Z">
              <w:rPr/>
            </w:rPrChange>
          </w:rPr>
          <w:t xml:space="preserve"> we found an </w:t>
        </w:r>
      </w:ins>
      <w:ins w:id="1008" w:author="HÜFNER Katharina,Ass.Prof. Priv. Doz. Dr." w:date="2023-05-30T16:15:00Z">
        <w:r w:rsidR="00B03A86" w:rsidRPr="00263482">
          <w:rPr>
            <w:highlight w:val="yellow"/>
            <w:rPrChange w:id="1009" w:author="HÜFNER Katharina,Ass.Prof. Priv. Doz. Dr." w:date="2023-05-31T10:22:00Z">
              <w:rPr/>
            </w:rPrChange>
          </w:rPr>
          <w:t>independent influence of the factors</w:t>
        </w:r>
      </w:ins>
      <w:ins w:id="1010" w:author="HÜFNER Katharina,Ass.Prof. Priv. Doz. Dr." w:date="2023-05-30T16:12:00Z">
        <w:r w:rsidR="00B03A86" w:rsidRPr="00263482">
          <w:rPr>
            <w:highlight w:val="yellow"/>
            <w:rPrChange w:id="1011" w:author="HÜFNER Katharina,Ass.Prof. Priv. Doz. Dr." w:date="2023-05-31T10:22:00Z">
              <w:rPr/>
            </w:rPrChange>
          </w:rPr>
          <w:t xml:space="preserve"> inflammation</w:t>
        </w:r>
      </w:ins>
      <w:ins w:id="1012" w:author="HÜFNER Katharina,Ass.Prof. Priv. Doz. Dr." w:date="2023-05-30T16:16:00Z">
        <w:r w:rsidR="00B03A86" w:rsidRPr="00263482">
          <w:rPr>
            <w:highlight w:val="yellow"/>
            <w:rPrChange w:id="1013" w:author="HÜFNER Katharina,Ass.Prof. Priv. Doz. Dr." w:date="2023-05-31T10:22:00Z">
              <w:rPr/>
            </w:rPrChange>
          </w:rPr>
          <w:t xml:space="preserve"> (neopterin)</w:t>
        </w:r>
      </w:ins>
      <w:ins w:id="1014" w:author="HÜFNER Katharina,Ass.Prof. Priv. Doz. Dr." w:date="2023-05-30T16:12:00Z">
        <w:r w:rsidR="00B03A86" w:rsidRPr="00263482">
          <w:rPr>
            <w:highlight w:val="yellow"/>
            <w:rPrChange w:id="1015" w:author="HÜFNER Katharina,Ass.Prof. Priv. Doz. Dr." w:date="2023-05-31T10:22:00Z">
              <w:rPr/>
            </w:rPrChange>
          </w:rPr>
          <w:t xml:space="preserve">, status post SARS-CoV-2 infection, age, and mental stress </w:t>
        </w:r>
      </w:ins>
      <w:ins w:id="1016" w:author="HÜFNER Katharina,Ass.Prof. Priv. Doz. Dr." w:date="2023-05-30T16:15:00Z">
        <w:r w:rsidR="00A02908" w:rsidRPr="00A02908">
          <w:rPr>
            <w:highlight w:val="yellow"/>
          </w:rPr>
          <w:t>on</w:t>
        </w:r>
        <w:r w:rsidR="00B03A86" w:rsidRPr="00263482">
          <w:rPr>
            <w:highlight w:val="yellow"/>
            <w:rPrChange w:id="1017" w:author="HÜFNER Katharina,Ass.Prof. Priv. Doz. Dr." w:date="2023-05-31T10:22:00Z">
              <w:rPr/>
            </w:rPrChange>
          </w:rPr>
          <w:t xml:space="preserve"> </w:t>
        </w:r>
      </w:ins>
      <w:ins w:id="1018" w:author="HÜFNER Katharina,Ass.Prof. Priv. Doz. Dr." w:date="2023-05-30T16:12:00Z">
        <w:r w:rsidR="00B03A86" w:rsidRPr="00263482">
          <w:rPr>
            <w:highlight w:val="yellow"/>
            <w:rPrChange w:id="1019" w:author="HÜFNER Katharina,Ass.Prof. Priv. Doz. Dr." w:date="2023-05-31T10:22:00Z">
              <w:rPr/>
            </w:rPrChange>
          </w:rPr>
          <w:t xml:space="preserve">the KYN/TRP ratio. </w:t>
        </w:r>
        <w:del w:id="1020" w:author="Katharina Huefner" w:date="2023-05-31T20:51:00Z">
          <w:r w:rsidR="00B03A86" w:rsidRPr="00263482" w:rsidDel="004A0F45">
            <w:rPr>
              <w:highlight w:val="yellow"/>
              <w:rPrChange w:id="1021" w:author="HÜFNER Katharina,Ass.Prof. Priv. Doz. Dr." w:date="2023-05-31T10:22:00Z">
                <w:rPr/>
              </w:rPrChange>
            </w:rPr>
            <w:delText xml:space="preserve"> </w:delText>
          </w:r>
        </w:del>
      </w:ins>
      <w:ins w:id="1022" w:author="HÜFNER Katharina,Ass.Prof. Priv. Doz. Dr." w:date="2023-05-30T16:15:00Z">
        <w:r w:rsidR="00B03A86" w:rsidRPr="00263482">
          <w:rPr>
            <w:highlight w:val="yellow"/>
            <w:rPrChange w:id="1023" w:author="HÜFNER Katharina,Ass.Prof. Priv. Doz. Dr." w:date="2023-05-31T10:22:00Z">
              <w:rPr/>
            </w:rPrChange>
          </w:rPr>
          <w:t xml:space="preserve">The </w:t>
        </w:r>
        <w:proofErr w:type="spellStart"/>
        <w:r w:rsidR="00B03A86" w:rsidRPr="00263482">
          <w:rPr>
            <w:highlight w:val="yellow"/>
            <w:rPrChange w:id="1024" w:author="HÜFNER Katharina,Ass.Prof. Priv. Doz. Dr." w:date="2023-05-31T10:22:00Z">
              <w:rPr/>
            </w:rPrChange>
          </w:rPr>
          <w:t>neurotranstmitter</w:t>
        </w:r>
        <w:proofErr w:type="spellEnd"/>
        <w:r w:rsidR="00B03A86" w:rsidRPr="00263482">
          <w:rPr>
            <w:highlight w:val="yellow"/>
            <w:rPrChange w:id="1025" w:author="HÜFNER Katharina,Ass.Prof. Priv. Doz. Dr." w:date="2023-05-31T10:22:00Z">
              <w:rPr/>
            </w:rPrChange>
          </w:rPr>
          <w:t xml:space="preserve"> precursor amino acid </w:t>
        </w:r>
      </w:ins>
      <w:ins w:id="1026" w:author="HÜFNER Katharina,Ass.Prof. Priv. Doz. Dr." w:date="2023-05-30T16:12:00Z">
        <w:r w:rsidR="00B03A86" w:rsidRPr="00263482">
          <w:rPr>
            <w:highlight w:val="yellow"/>
            <w:rPrChange w:id="1027" w:author="HÜFNER Katharina,Ass.Prof. Priv. Doz. Dr." w:date="2023-05-31T10:22:00Z">
              <w:rPr/>
            </w:rPrChange>
          </w:rPr>
          <w:t xml:space="preserve">TRP was negatively </w:t>
        </w:r>
      </w:ins>
      <w:ins w:id="1028" w:author="HÜFNER Katharina,Ass.Prof. Priv. Doz. Dr." w:date="2023-05-30T16:24:00Z">
        <w:r w:rsidR="00F45A01" w:rsidRPr="00263482">
          <w:rPr>
            <w:highlight w:val="yellow"/>
            <w:rPrChange w:id="1029" w:author="HÜFNER Katharina,Ass.Prof. Priv. Doz. Dr." w:date="2023-05-31T10:22:00Z">
              <w:rPr/>
            </w:rPrChange>
          </w:rPr>
          <w:t>associated with</w:t>
        </w:r>
      </w:ins>
      <w:ins w:id="1030" w:author="HÜFNER Katharina,Ass.Prof. Priv. Doz. Dr." w:date="2023-05-30T16:12:00Z">
        <w:r w:rsidR="00B03A86" w:rsidRPr="00263482">
          <w:rPr>
            <w:highlight w:val="yellow"/>
            <w:rPrChange w:id="1031" w:author="HÜFNER Katharina,Ass.Prof. Priv. Doz. Dr." w:date="2023-05-31T10:22:00Z">
              <w:rPr/>
            </w:rPrChange>
          </w:rPr>
          <w:t xml:space="preserve"> </w:t>
        </w:r>
      </w:ins>
      <w:ins w:id="1032" w:author="HÜFNER Katharina,Ass.Prof. Priv. Doz. Dr." w:date="2023-05-30T16:16:00Z">
        <w:r w:rsidR="00B03A86" w:rsidRPr="00263482">
          <w:rPr>
            <w:highlight w:val="yellow"/>
            <w:rPrChange w:id="1033" w:author="HÜFNER Katharina,Ass.Prof. Priv. Doz. Dr." w:date="2023-05-31T10:22:00Z">
              <w:rPr/>
            </w:rPrChange>
          </w:rPr>
          <w:t>inflammation (neopterin)</w:t>
        </w:r>
      </w:ins>
      <w:ins w:id="1034" w:author="HÜFNER Katharina,Ass.Prof. Priv. Doz. Dr." w:date="2023-05-30T16:12:00Z">
        <w:r w:rsidR="00B03A86" w:rsidRPr="00263482">
          <w:rPr>
            <w:highlight w:val="yellow"/>
            <w:rPrChange w:id="1035" w:author="HÜFNER Katharina,Ass.Prof. Priv. Doz. Dr." w:date="2023-05-31T10:22:00Z">
              <w:rPr/>
            </w:rPrChange>
          </w:rPr>
          <w:t xml:space="preserve"> and clinically relevant symptoms of depression. The PHE/TYR ratio was negatively and independently influenced by status po</w:t>
        </w:r>
        <w:r w:rsidR="00A02908" w:rsidRPr="00A02908">
          <w:rPr>
            <w:highlight w:val="yellow"/>
          </w:rPr>
          <w:t>st SARS-CoV-2 infection and age</w:t>
        </w:r>
      </w:ins>
      <w:ins w:id="1036" w:author="HÜFNER Katharina,Ass.Prof. Priv. Doz. Dr." w:date="2023-05-31T12:07:00Z">
        <w:r w:rsidR="00A02908">
          <w:rPr>
            <w:highlight w:val="yellow"/>
          </w:rPr>
          <w:t xml:space="preserve">; </w:t>
        </w:r>
        <w:proofErr w:type="gramStart"/>
        <w:r w:rsidR="00A02908">
          <w:rPr>
            <w:highlight w:val="yellow"/>
          </w:rPr>
          <w:t xml:space="preserve">while  </w:t>
        </w:r>
      </w:ins>
      <w:ins w:id="1037" w:author="HÜFNER Katharina,Ass.Prof. Priv. Doz. Dr." w:date="2023-05-31T12:08:00Z">
        <w:r w:rsidR="00A02908">
          <w:rPr>
            <w:highlight w:val="yellow"/>
          </w:rPr>
          <w:t>TYR</w:t>
        </w:r>
        <w:proofErr w:type="gramEnd"/>
        <w:r w:rsidR="00A02908">
          <w:rPr>
            <w:highlight w:val="yellow"/>
          </w:rPr>
          <w:t xml:space="preserve"> was associated negatively with inflammation (neopterin) and positively with age.</w:t>
        </w:r>
      </w:ins>
      <w:ins w:id="1038" w:author="HÜFNER Katharina,Ass.Prof. Priv. Doz. Dr." w:date="2023-05-30T16:12:00Z">
        <w:r w:rsidR="00B03A86" w:rsidRPr="00263482">
          <w:rPr>
            <w:highlight w:val="yellow"/>
            <w:rPrChange w:id="1039" w:author="HÜFNER Katharina,Ass.Prof. Priv. Doz. Dr." w:date="2023-05-31T10:22:00Z">
              <w:rPr/>
            </w:rPrChange>
          </w:rPr>
          <w:t xml:space="preserve"> In the INCOV cohort, inflammation was associated with lower</w:t>
        </w:r>
        <w:r w:rsidR="00F45A01" w:rsidRPr="00263482">
          <w:rPr>
            <w:highlight w:val="yellow"/>
            <w:rPrChange w:id="1040" w:author="HÜFNER Katharina,Ass.Prof. Priv. Doz. Dr." w:date="2023-05-31T10:22:00Z">
              <w:rPr/>
            </w:rPrChange>
          </w:rPr>
          <w:t xml:space="preserve"> serotonin </w:t>
        </w:r>
        <w:r w:rsidR="00B03A86" w:rsidRPr="00263482">
          <w:rPr>
            <w:highlight w:val="yellow"/>
            <w:rPrChange w:id="1041" w:author="HÜFNER Katharina,Ass.Prof. Priv. Doz. Dr." w:date="2023-05-31T10:22:00Z">
              <w:rPr/>
            </w:rPrChange>
          </w:rPr>
          <w:t xml:space="preserve">and dopamine sulfate. Serotonin and dopamine sulfate levels were higher in </w:t>
        </w:r>
      </w:ins>
      <w:ins w:id="1042" w:author="HÜFNER Katharina,Ass.Prof. Priv. Doz. Dr." w:date="2023-05-30T16:25:00Z">
        <w:r w:rsidR="00F45A01" w:rsidRPr="00263482">
          <w:rPr>
            <w:highlight w:val="yellow"/>
            <w:rPrChange w:id="1043" w:author="HÜFNER Katharina,Ass.Prof. Priv. Doz. Dr." w:date="2023-05-31T10:22:00Z">
              <w:rPr/>
            </w:rPrChange>
          </w:rPr>
          <w:t xml:space="preserve">convalescents </w:t>
        </w:r>
      </w:ins>
      <w:ins w:id="1044" w:author="HÜFNER Katharina,Ass.Prof. Priv. Doz. Dr." w:date="2023-05-30T16:12:00Z">
        <w:r w:rsidR="00B03A86" w:rsidRPr="00263482">
          <w:rPr>
            <w:highlight w:val="yellow"/>
            <w:rPrChange w:id="1045" w:author="HÜFNER Katharina,Ass.Prof. Priv. Doz. Dr." w:date="2023-05-31T10:22:00Z">
              <w:rPr/>
            </w:rPrChange>
          </w:rPr>
          <w:t>with status post SARS-CoV-2 infection</w:t>
        </w:r>
      </w:ins>
      <w:ins w:id="1046" w:author="HÜFNER Katharina,Ass.Prof. Priv. Doz. Dr." w:date="2023-05-30T16:25:00Z">
        <w:r w:rsidR="00F45A01" w:rsidRPr="00263482">
          <w:rPr>
            <w:highlight w:val="yellow"/>
            <w:rPrChange w:id="1047" w:author="HÜFNER Katharina,Ass.Prof. Priv. Doz. Dr." w:date="2023-05-31T10:22:00Z">
              <w:rPr/>
            </w:rPrChange>
          </w:rPr>
          <w:t xml:space="preserve"> as</w:t>
        </w:r>
      </w:ins>
      <w:ins w:id="1048" w:author="HÜFNER Katharina,Ass.Prof. Priv. Doz. Dr." w:date="2023-05-30T16:12:00Z">
        <w:r w:rsidR="00B03A86" w:rsidRPr="00263482">
          <w:rPr>
            <w:highlight w:val="yellow"/>
            <w:rPrChange w:id="1049" w:author="HÜFNER Katharina,Ass.Prof. Priv. Doz. Dr." w:date="2023-05-31T10:22:00Z">
              <w:rPr/>
            </w:rPrChange>
          </w:rPr>
          <w:t xml:space="preserve"> compared to acute and subacute disease.</w:t>
        </w:r>
      </w:ins>
      <w:ins w:id="1050" w:author="HÜFNER Katharina,Ass.Prof. Priv. Doz. Dr." w:date="2023-05-31T12:10:00Z">
        <w:r w:rsidR="00A02908">
          <w:t xml:space="preserve"> Additionally, </w:t>
        </w:r>
        <w:r w:rsidR="00A02908">
          <w:rPr>
            <w:highlight w:val="yellow"/>
          </w:rPr>
          <w:t>serotonin levels were positively associated with TRP and negatively with age.</w:t>
        </w:r>
      </w:ins>
    </w:p>
    <w:p w14:paraId="69E2EEDE" w14:textId="77777777" w:rsidR="00F45A01" w:rsidRDefault="006E46EF" w:rsidP="00FA14F4">
      <w:pPr>
        <w:spacing w:after="0"/>
        <w:rPr>
          <w:ins w:id="1051" w:author="HÜFNER Katharina,Ass.Prof. Priv. Doz. Dr." w:date="2023-05-30T16:25:00Z"/>
        </w:rPr>
      </w:pPr>
      <w:del w:id="1052" w:author="HÜFNER Katharina,Ass.Prof. Priv. Doz. Dr." w:date="2023-05-30T16:21:00Z">
        <w:r w:rsidDel="00B03A86">
          <w:delText>In both cohorts there was an association of neurotransmitter precursor amino acids, especially those related to the serotonin pathway, with markers of inflammation in uninfected individuals as well as such with acute SARS-CoV-2 infection and status post SARS-CoV-2 infection. As shown by multi -parameter modelling, parameters of TRP breakdown are influenced by mental stress, age, inflammation, and, independently of inflammation, by status post SARS-CoV-2, all of them leading to lower availability of serotonin. On the other hand parameters of the catecholamine neurotransmitter synthesis pathway are affected by age, anti-SARS-CoV-2 antibody levels, inflammation, and, independently of inflammation, by the status-post SARS-CoV-2.</w:delText>
        </w:r>
      </w:del>
    </w:p>
    <w:p w14:paraId="28A9C802" w14:textId="77777777" w:rsidR="00F45A01" w:rsidDel="00FA14F4" w:rsidRDefault="00F45A01" w:rsidP="00FA14F4">
      <w:pPr>
        <w:spacing w:after="0"/>
        <w:rPr>
          <w:ins w:id="1053" w:author="HÜFNER Katharina,Ass.Prof. Priv. Doz. Dr." w:date="2023-05-30T16:31:00Z"/>
          <w:del w:id="1054" w:author="HÜFNER Katharina,Ass.Prof. Priv. Doz. Dr." w:date="2023-05-30T16:41:00Z"/>
          <w:rStyle w:val="reviewer"/>
        </w:rPr>
      </w:pPr>
    </w:p>
    <w:p w14:paraId="15970EB6" w14:textId="37C12D54" w:rsidR="00B03A86" w:rsidDel="00FA14F4" w:rsidRDefault="00B03A86" w:rsidP="00FA14F4">
      <w:pPr>
        <w:spacing w:after="0"/>
        <w:rPr>
          <w:ins w:id="1055" w:author="HÜFNER Katharina,Ass.Prof. Priv. Doz. Dr." w:date="2023-05-30T16:13:00Z"/>
          <w:del w:id="1056" w:author="HÜFNER Katharina,Ass.Prof. Priv. Doz. Dr." w:date="2023-05-30T16:41:00Z"/>
          <w:rStyle w:val="reviewer"/>
        </w:rPr>
      </w:pPr>
    </w:p>
    <w:p w14:paraId="08F4D100" w14:textId="1D3B0C55" w:rsidR="00B03A86" w:rsidDel="00FA14F4" w:rsidRDefault="00B03A86" w:rsidP="00FA14F4">
      <w:pPr>
        <w:spacing w:after="0"/>
        <w:rPr>
          <w:del w:id="1057" w:author="HÜFNER Katharina,Ass.Prof. Priv. Doz. Dr." w:date="2023-05-30T16:41:00Z"/>
        </w:rPr>
      </w:pPr>
      <w:ins w:id="1058" w:author="HÜFNER Katharina,Ass.Prof. Priv. Doz. Dr." w:date="2023-05-30T16:13:00Z">
        <w:del w:id="1059" w:author="HÜFNER Katharina,Ass.Prof. Priv. Doz. Dr." w:date="2023-05-30T16:41:00Z">
          <w:r w:rsidDel="00FA14F4">
            <w:rPr>
              <w:rStyle w:val="reviewer"/>
            </w:rPr>
            <w:delText>,</w:delText>
          </w:r>
        </w:del>
      </w:ins>
    </w:p>
    <w:p w14:paraId="5FB855F3" w14:textId="77777777" w:rsidR="006E46EF" w:rsidRDefault="006E46EF" w:rsidP="00915E9D">
      <w:pPr>
        <w:spacing w:after="0"/>
      </w:pPr>
    </w:p>
    <w:p w14:paraId="3DC62EA2" w14:textId="54E35D60" w:rsidR="006E46EF" w:rsidRDefault="006E46EF" w:rsidP="006E46EF">
      <w:pPr>
        <w:pStyle w:val="berschrift2"/>
      </w:pPr>
      <w:r>
        <w:t>Inflammat</w:t>
      </w:r>
      <w:ins w:id="1060" w:author="Katharina Huefner" w:date="2023-05-31T20:52:00Z">
        <w:r w:rsidR="004A0F45">
          <w:t xml:space="preserve">ion </w:t>
        </w:r>
      </w:ins>
      <w:del w:id="1061" w:author="Katharina Huefner" w:date="2023-05-31T20:52:00Z">
        <w:r w:rsidDel="004A0F45">
          <w:delText xml:space="preserve">ory markers </w:delText>
        </w:r>
      </w:del>
      <w:del w:id="1062" w:author="HÜFNER Katharina,Ass.Prof. Priv. Doz. Dr." w:date="2023-05-31T13:47:00Z">
        <w:r w:rsidDel="000C5564">
          <w:delText>correlate with neurotransmitter precursor amino acids</w:delText>
        </w:r>
      </w:del>
      <w:ins w:id="1063" w:author="HÜFNER Katharina,Ass.Prof. Priv. Doz. Dr." w:date="2023-05-31T13:47:00Z">
        <w:r w:rsidR="000C5564">
          <w:t>influence</w:t>
        </w:r>
      </w:ins>
      <w:ins w:id="1064" w:author="Katharina Huefner" w:date="2023-05-31T20:52:00Z">
        <w:r w:rsidR="004A0F45">
          <w:t>s</w:t>
        </w:r>
      </w:ins>
      <w:ins w:id="1065" w:author="HÜFNER Katharina,Ass.Prof. Priv. Doz. Dr." w:date="2023-05-31T13:47:00Z">
        <w:r w:rsidR="000C5564">
          <w:t xml:space="preserve"> </w:t>
        </w:r>
        <w:r w:rsidR="000C5564" w:rsidRPr="00B53D88">
          <w:rPr>
            <w:highlight w:val="yellow"/>
            <w:rPrChange w:id="1066" w:author="HÜFNER Katharina,Ass.Prof. Priv. Doz. Dr." w:date="2023-05-31T13:48:00Z">
              <w:rPr/>
            </w:rPrChange>
          </w:rPr>
          <w:t>the KYN pathway</w:t>
        </w:r>
      </w:ins>
      <w:ins w:id="1067" w:author="HÜFNER Katharina,Ass.Prof. Priv. Doz. Dr." w:date="2023-05-30T17:07:00Z">
        <w:r w:rsidR="00024037" w:rsidRPr="00B53D88">
          <w:rPr>
            <w:highlight w:val="yellow"/>
            <w:rPrChange w:id="1068" w:author="HÜFNER Katharina,Ass.Prof. Priv. Doz. Dr." w:date="2023-05-31T13:48:00Z">
              <w:rPr/>
            </w:rPrChange>
          </w:rPr>
          <w:t xml:space="preserve"> </w:t>
        </w:r>
        <w:r w:rsidR="00024037" w:rsidRPr="00540822">
          <w:rPr>
            <w:highlight w:val="yellow"/>
          </w:rPr>
          <w:t xml:space="preserve">in and following SARS-CoV-2 </w:t>
        </w:r>
        <w:proofErr w:type="gramStart"/>
        <w:r w:rsidR="00024037" w:rsidRPr="00540822">
          <w:rPr>
            <w:highlight w:val="yellow"/>
          </w:rPr>
          <w:t>infection</w:t>
        </w:r>
      </w:ins>
      <w:proofErr w:type="gramEnd"/>
    </w:p>
    <w:p w14:paraId="2D576929" w14:textId="5425AED4" w:rsidR="00A02908" w:rsidRDefault="00473D05" w:rsidP="00A02908">
      <w:pPr>
        <w:pStyle w:val="Textkrper"/>
        <w:rPr>
          <w:ins w:id="1069" w:author="HÜFNER Katharina,Ass.Prof. Priv. Doz. Dr." w:date="2023-05-31T12:53:00Z"/>
        </w:rPr>
      </w:pPr>
      <w:ins w:id="1070" w:author="HÜFNER Katharina,Ass.Prof. Priv. Doz. Dr." w:date="2023-05-30T17:08:00Z">
        <w:r w:rsidRPr="00915E9D">
          <w:rPr>
            <w:highlight w:val="yellow"/>
          </w:rPr>
          <w:t>The results of multi-parameter modeling</w:t>
        </w:r>
      </w:ins>
      <w:ins w:id="1071" w:author="HÜFNER Katharina,Ass.Prof. Priv. Doz. Dr." w:date="2023-05-31T12:15:00Z">
        <w:r w:rsidR="00B20E9F">
          <w:rPr>
            <w:highlight w:val="yellow"/>
          </w:rPr>
          <w:t xml:space="preserve"> in the SIMMUN cohort</w:t>
        </w:r>
      </w:ins>
      <w:ins w:id="1072" w:author="HÜFNER Katharina,Ass.Prof. Priv. Doz. Dr." w:date="2023-05-30T17:08:00Z">
        <w:r w:rsidRPr="00915E9D">
          <w:rPr>
            <w:highlight w:val="yellow"/>
          </w:rPr>
          <w:t xml:space="preserve"> suggest</w:t>
        </w:r>
      </w:ins>
      <w:ins w:id="1073" w:author="Katharina Huefner" w:date="2023-05-31T20:52:00Z">
        <w:r w:rsidR="004A0F45">
          <w:rPr>
            <w:highlight w:val="yellow"/>
          </w:rPr>
          <w:t xml:space="preserve"> influences of</w:t>
        </w:r>
      </w:ins>
      <w:ins w:id="1074" w:author="HÜFNER Katharina,Ass.Prof. Priv. Doz. Dr." w:date="2023-05-30T17:08:00Z">
        <w:r w:rsidRPr="00915E9D">
          <w:rPr>
            <w:highlight w:val="yellow"/>
          </w:rPr>
          <w:t xml:space="preserve"> SARS-CoV-2-dependent and -independent inflammation </w:t>
        </w:r>
      </w:ins>
      <w:ins w:id="1075" w:author="Katharina Huefner" w:date="2023-05-31T20:52:00Z">
        <w:r w:rsidR="004A0F45">
          <w:rPr>
            <w:highlight w:val="yellow"/>
          </w:rPr>
          <w:t>on</w:t>
        </w:r>
      </w:ins>
      <w:ins w:id="1076" w:author="HÜFNER Katharina,Ass.Prof. Priv. Doz. Dr." w:date="2023-05-30T17:08:00Z">
        <w:del w:id="1077" w:author="HÜFNER Katharina,Ass.Prof. Priv. Doz. Dr." w:date="2023-05-30T17:09:00Z">
          <w:r w:rsidRPr="00915E9D" w:rsidDel="00F24B77">
            <w:rPr>
              <w:highlight w:val="yellow"/>
            </w:rPr>
            <w:delText>outcome parameters</w:delText>
          </w:r>
        </w:del>
      </w:ins>
      <w:ins w:id="1078" w:author="HÜFNER Katharina,Ass.Prof. Priv. Doz. Dr." w:date="2023-05-30T17:09:00Z">
        <w:r w:rsidR="00F24B77" w:rsidRPr="00915E9D">
          <w:rPr>
            <w:highlight w:val="yellow"/>
          </w:rPr>
          <w:t xml:space="preserve"> the kynurenine pathway and associated TRP and serotonin</w:t>
        </w:r>
        <w:del w:id="1079" w:author="Katharina Huefner" w:date="2023-05-31T20:53:00Z">
          <w:r w:rsidR="00F24B77" w:rsidRPr="00915E9D" w:rsidDel="004A0F45">
            <w:rPr>
              <w:highlight w:val="yellow"/>
            </w:rPr>
            <w:delText xml:space="preserve"> availability as well as on the param</w:delText>
          </w:r>
        </w:del>
      </w:ins>
      <w:ins w:id="1080" w:author="HÜFNER Katharina,Ass.Prof. Priv. Doz. Dr." w:date="2023-05-31T12:14:00Z">
        <w:del w:id="1081" w:author="Katharina Huefner" w:date="2023-05-31T20:53:00Z">
          <w:r w:rsidR="00A02908" w:rsidDel="004A0F45">
            <w:rPr>
              <w:highlight w:val="yellow"/>
            </w:rPr>
            <w:delText>e</w:delText>
          </w:r>
        </w:del>
      </w:ins>
      <w:ins w:id="1082" w:author="HÜFNER Katharina,Ass.Prof. Priv. Doz. Dr." w:date="2023-05-30T17:09:00Z">
        <w:del w:id="1083" w:author="Katharina Huefner" w:date="2023-05-31T20:53:00Z">
          <w:r w:rsidR="00F24B77" w:rsidRPr="00915E9D" w:rsidDel="004A0F45">
            <w:rPr>
              <w:highlight w:val="yellow"/>
            </w:rPr>
            <w:delText>ters of the catecholamine pathw</w:delText>
          </w:r>
        </w:del>
      </w:ins>
      <w:ins w:id="1084" w:author="HÜFNER Katharina,Ass.Prof. Priv. Doz. Dr." w:date="2023-05-31T12:14:00Z">
        <w:del w:id="1085" w:author="Katharina Huefner" w:date="2023-05-31T20:53:00Z">
          <w:r w:rsidR="00A02908" w:rsidDel="004A0F45">
            <w:rPr>
              <w:highlight w:val="yellow"/>
            </w:rPr>
            <w:delText>a</w:delText>
          </w:r>
        </w:del>
      </w:ins>
      <w:ins w:id="1086" w:author="HÜFNER Katharina,Ass.Prof. Priv. Doz. Dr." w:date="2023-05-30T17:09:00Z">
        <w:del w:id="1087" w:author="Katharina Huefner" w:date="2023-05-31T20:53:00Z">
          <w:r w:rsidR="00F24B77" w:rsidRPr="00915E9D" w:rsidDel="004A0F45">
            <w:rPr>
              <w:highlight w:val="yellow"/>
            </w:rPr>
            <w:delText>y</w:delText>
          </w:r>
        </w:del>
      </w:ins>
      <w:ins w:id="1088" w:author="HÜFNER Katharina,Ass.Prof. Priv. Doz. Dr." w:date="2023-05-30T17:08:00Z">
        <w:r>
          <w:t xml:space="preserve">. </w:t>
        </w:r>
      </w:ins>
      <w:ins w:id="1089" w:author="HÜFNER Katharina,Ass.Prof. Priv. Doz. Dr." w:date="2023-05-31T14:05:00Z">
        <w:r w:rsidR="00540822">
          <w:t>A correlation of KY</w:t>
        </w:r>
      </w:ins>
      <w:ins w:id="1090" w:author="HÜFNER Katharina,Ass.Prof. Priv. Doz. Dr." w:date="2023-05-31T14:06:00Z">
        <w:r w:rsidR="00540822">
          <w:t xml:space="preserve">N/TRP with the inflammatory marker NEO was also observed in the univariate analyses. </w:t>
        </w:r>
      </w:ins>
      <w:ins w:id="1091" w:author="HÜFNER Katharina,Ass.Prof. Priv. Doz. Dr." w:date="2023-05-30T17:14:00Z">
        <w:r w:rsidR="001E160C">
          <w:t>The</w:t>
        </w:r>
      </w:ins>
      <w:ins w:id="1092" w:author="HÜFNER Katharina,Ass.Prof. Priv. Doz. Dr." w:date="2023-05-30T17:13:00Z">
        <w:r w:rsidR="001E160C" w:rsidRPr="001E160C">
          <w:t xml:space="preserve"> activity </w:t>
        </w:r>
      </w:ins>
      <w:ins w:id="1093" w:author="HÜFNER Katharina,Ass.Prof. Priv. Doz. Dr." w:date="2023-05-30T17:14:00Z">
        <w:r w:rsidR="001E160C">
          <w:t xml:space="preserve">and expression </w:t>
        </w:r>
      </w:ins>
      <w:ins w:id="1094" w:author="HÜFNER Katharina,Ass.Prof. Priv. Doz. Dr." w:date="2023-05-30T17:13:00Z">
        <w:r w:rsidR="001E160C" w:rsidRPr="001E160C">
          <w:t>of IDO</w:t>
        </w:r>
      </w:ins>
      <w:ins w:id="1095" w:author="HÜFNER Katharina,Ass.Prof. Priv. Doz. Dr." w:date="2023-05-30T17:14:00Z">
        <w:r w:rsidR="001E160C">
          <w:t xml:space="preserve"> has been shown to be induced </w:t>
        </w:r>
        <w:proofErr w:type="gramStart"/>
        <w:r w:rsidR="001E160C">
          <w:t xml:space="preserve">by </w:t>
        </w:r>
      </w:ins>
      <w:ins w:id="1096" w:author="HÜFNER Katharina,Ass.Prof. Priv. Doz. Dr." w:date="2023-05-30T17:13:00Z">
        <w:r w:rsidR="001E160C">
          <w:t xml:space="preserve"> </w:t>
        </w:r>
      </w:ins>
      <w:ins w:id="1097" w:author="HÜFNER Katharina,Ass.Prof. Priv. Doz. Dr." w:date="2023-05-30T17:14:00Z">
        <w:r w:rsidR="001E160C">
          <w:t>inflammation</w:t>
        </w:r>
        <w:proofErr w:type="gramEnd"/>
        <w:r w:rsidR="001E160C">
          <w:t xml:space="preserve"> </w:t>
        </w:r>
      </w:ins>
      <w:ins w:id="1098" w:author="HÜFNER Katharina,Ass.Prof. Priv. Doz. Dr." w:date="2023-05-30T17:13:00Z">
        <w:r w:rsidR="001E160C">
          <w:t>(Werner-</w:t>
        </w:r>
        <w:proofErr w:type="spellStart"/>
        <w:r w:rsidR="001E160C">
          <w:t>Felmayer</w:t>
        </w:r>
        <w:proofErr w:type="spellEnd"/>
        <w:r w:rsidR="001E160C">
          <w:t xml:space="preserve"> et al., 1989) and  i</w:t>
        </w:r>
        <w:r w:rsidR="001E160C" w:rsidRPr="001E160C">
          <w:t xml:space="preserve">nflammatory cytokines, such as IL-6, TNF-α, and IFN-γ </w:t>
        </w:r>
        <w:r w:rsidR="001E160C">
          <w:t>o activate the kynurenine pa</w:t>
        </w:r>
        <w:r w:rsidR="001E160C" w:rsidRPr="001E160C">
          <w:t xml:space="preserve">thway (Leonard and </w:t>
        </w:r>
        <w:proofErr w:type="spellStart"/>
        <w:r w:rsidR="001E160C" w:rsidRPr="001E160C">
          <w:t>Maes</w:t>
        </w:r>
        <w:proofErr w:type="spellEnd"/>
        <w:r w:rsidR="001E160C" w:rsidRPr="001E160C">
          <w:t xml:space="preserve">, 2012) </w:t>
        </w:r>
      </w:ins>
      <w:ins w:id="1099" w:author="HÜFNER Katharina,Ass.Prof. Priv. Doz. Dr." w:date="2023-05-31T12:17:00Z">
        <w:r w:rsidR="00915E9D" w:rsidRPr="00915E9D">
          <w:rPr>
            <w:highlight w:val="yellow"/>
          </w:rPr>
          <w:t xml:space="preserve">thereby limiting serotonin </w:t>
        </w:r>
        <w:commentRangeStart w:id="1100"/>
        <w:r w:rsidR="00915E9D" w:rsidRPr="00915E9D">
          <w:rPr>
            <w:highlight w:val="yellow"/>
          </w:rPr>
          <w:t>availability</w:t>
        </w:r>
        <w:commentRangeEnd w:id="1100"/>
        <w:r w:rsidR="00915E9D">
          <w:rPr>
            <w:rStyle w:val="Kommentarzeichen"/>
          </w:rPr>
          <w:commentReference w:id="1100"/>
        </w:r>
        <w:r w:rsidR="00915E9D" w:rsidRPr="00915E9D">
          <w:rPr>
            <w:highlight w:val="yellow"/>
          </w:rPr>
          <w:t>.</w:t>
        </w:r>
        <w:r w:rsidR="00915E9D">
          <w:t xml:space="preserve"> </w:t>
        </w:r>
      </w:ins>
      <w:r w:rsidR="00A02908" w:rsidRPr="00915E9D">
        <w:rPr>
          <w:highlight w:val="yellow"/>
        </w:rPr>
        <w:t>(11,12). Elevated KYN and KYN pathway products were reported for multiple inflammatory conditions (11)</w:t>
      </w:r>
      <w:ins w:id="1101" w:author="HÜFNER Katharina,Ass.Prof. Priv. Doz. Dr." w:date="2023-05-31T13:50:00Z">
        <w:r w:rsidR="00B53D88">
          <w:rPr>
            <w:highlight w:val="yellow"/>
          </w:rPr>
          <w:t xml:space="preserve">; </w:t>
        </w:r>
      </w:ins>
      <w:ins w:id="1102" w:author="Katharina Huefner" w:date="2023-05-31T20:53:00Z">
        <w:r w:rsidR="004A0F45">
          <w:rPr>
            <w:highlight w:val="yellow"/>
          </w:rPr>
          <w:t>and a</w:t>
        </w:r>
      </w:ins>
      <w:ins w:id="1103" w:author="HÜFNER Katharina,Ass.Prof. Priv. Doz. Dr." w:date="2023-05-31T13:04:00Z">
        <w:del w:id="1104" w:author="Katharina Huefner" w:date="2023-05-31T20:53:00Z">
          <w:r w:rsidR="00E859A1" w:rsidDel="004A0F45">
            <w:rPr>
              <w:highlight w:val="yellow"/>
            </w:rPr>
            <w:delText>a</w:delText>
          </w:r>
        </w:del>
        <w:r w:rsidR="00E859A1">
          <w:rPr>
            <w:highlight w:val="yellow"/>
          </w:rPr>
          <w:t xml:space="preserve">lso </w:t>
        </w:r>
        <w:proofErr w:type="gramStart"/>
        <w:r w:rsidR="00E859A1">
          <w:rPr>
            <w:highlight w:val="yellow"/>
          </w:rPr>
          <w:t xml:space="preserve">in </w:t>
        </w:r>
        <w:r w:rsidR="000C5564">
          <w:rPr>
            <w:highlight w:val="yellow"/>
          </w:rPr>
          <w:t xml:space="preserve"> COVID</w:t>
        </w:r>
        <w:proofErr w:type="gramEnd"/>
        <w:r w:rsidR="000C5564">
          <w:rPr>
            <w:highlight w:val="yellow"/>
          </w:rPr>
          <w:t xml:space="preserve">-19 </w:t>
        </w:r>
      </w:ins>
      <w:ins w:id="1105" w:author="Katharina Huefner" w:date="2023-05-31T20:54:00Z">
        <w:r w:rsidR="004A0F45">
          <w:rPr>
            <w:highlight w:val="yellow"/>
          </w:rPr>
          <w:t xml:space="preserve">the </w:t>
        </w:r>
      </w:ins>
      <w:ins w:id="1106" w:author="HÜFNER Katharina,Ass.Prof. Priv. Doz. Dr." w:date="2023-05-31T13:04:00Z">
        <w:r w:rsidR="00E859A1" w:rsidRPr="00915E9D">
          <w:rPr>
            <w:highlight w:val="yellow"/>
          </w:rPr>
          <w:t xml:space="preserve">activity of the KYN pathway </w:t>
        </w:r>
        <w:del w:id="1107" w:author="Katharina Huefner" w:date="2023-05-31T20:56:00Z">
          <w:r w:rsidR="00E859A1" w:rsidRPr="00915E9D" w:rsidDel="004A0F45">
            <w:rPr>
              <w:highlight w:val="yellow"/>
            </w:rPr>
            <w:delText xml:space="preserve">was found to </w:delText>
          </w:r>
        </w:del>
        <w:r w:rsidR="00E859A1" w:rsidRPr="00915E9D">
          <w:rPr>
            <w:highlight w:val="yellow"/>
          </w:rPr>
          <w:t>correlate</w:t>
        </w:r>
      </w:ins>
      <w:ins w:id="1108" w:author="Katharina Huefner" w:date="2023-05-31T20:56:00Z">
        <w:r w:rsidR="004A0F45">
          <w:rPr>
            <w:highlight w:val="yellow"/>
          </w:rPr>
          <w:t>s</w:t>
        </w:r>
      </w:ins>
      <w:ins w:id="1109" w:author="HÜFNER Katharina,Ass.Prof. Priv. Doz. Dr." w:date="2023-05-31T13:04:00Z">
        <w:r w:rsidR="00E859A1" w:rsidRPr="00915E9D">
          <w:rPr>
            <w:highlight w:val="yellow"/>
          </w:rPr>
          <w:t xml:space="preserve"> positively with inflammatory markers (33,36,</w:t>
        </w:r>
        <w:commentRangeStart w:id="1110"/>
        <w:r w:rsidR="00E859A1" w:rsidRPr="00915E9D">
          <w:rPr>
            <w:highlight w:val="yellow"/>
          </w:rPr>
          <w:t>37</w:t>
        </w:r>
        <w:commentRangeEnd w:id="1110"/>
        <w:r w:rsidR="00E859A1">
          <w:rPr>
            <w:rStyle w:val="Kommentarzeichen"/>
          </w:rPr>
          <w:commentReference w:id="1110"/>
        </w:r>
        <w:r w:rsidR="00E859A1" w:rsidRPr="00915E9D">
          <w:rPr>
            <w:highlight w:val="yellow"/>
          </w:rPr>
          <w:t>)</w:t>
        </w:r>
        <w:r w:rsidR="000C5564">
          <w:rPr>
            <w:highlight w:val="yellow"/>
          </w:rPr>
          <w:t xml:space="preserve">. </w:t>
        </w:r>
      </w:ins>
      <w:ins w:id="1111" w:author="HÜFNER Katharina,Ass.Prof. Priv. Doz. Dr." w:date="2023-05-31T13:02:00Z">
        <w:r w:rsidR="00E859A1" w:rsidRPr="006F66BF">
          <w:rPr>
            <w:highlight w:val="yellow"/>
          </w:rPr>
          <w:t>Alterations in the kynurenine pathway were</w:t>
        </w:r>
        <w:r w:rsidR="00E859A1">
          <w:t xml:space="preserve"> described in acute COVID-19 using a metabolomics approach, with this pathway being the most prominently affected of </w:t>
        </w:r>
        <w:proofErr w:type="gramStart"/>
        <w:r w:rsidR="00E859A1">
          <w:t>all of</w:t>
        </w:r>
        <w:proofErr w:type="gramEnd"/>
        <w:r w:rsidR="00E859A1">
          <w:t xml:space="preserve"> the investigated compounds. </w:t>
        </w:r>
        <w:r w:rsidR="00E859A1" w:rsidRPr="008157AC">
          <w:rPr>
            <w:highlight w:val="yellow"/>
          </w:rPr>
          <w:t xml:space="preserve">In the same study tryptophan and serotonin were altered in an IL-6 </w:t>
        </w:r>
        <w:proofErr w:type="spellStart"/>
        <w:r w:rsidR="00E859A1" w:rsidRPr="008157AC">
          <w:rPr>
            <w:highlight w:val="yellow"/>
          </w:rPr>
          <w:t>dependant</w:t>
        </w:r>
        <w:proofErr w:type="spellEnd"/>
        <w:r w:rsidR="00E859A1" w:rsidRPr="008157AC">
          <w:rPr>
            <w:highlight w:val="yellow"/>
          </w:rPr>
          <w:t xml:space="preserve"> way </w:t>
        </w:r>
        <w:del w:id="1112" w:author="Katharina Huefner" w:date="2023-05-31T20:56:00Z">
          <w:r w:rsidR="00E859A1" w:rsidRPr="008157AC" w:rsidDel="004A0F45">
            <w:rPr>
              <w:highlight w:val="yellow"/>
            </w:rPr>
            <w:delText xml:space="preserve">in individuals </w:delText>
          </w:r>
        </w:del>
      </w:ins>
      <w:ins w:id="1113" w:author="Katharina Huefner" w:date="2023-05-31T20:56:00Z">
        <w:r w:rsidR="004A0F45">
          <w:rPr>
            <w:highlight w:val="yellow"/>
          </w:rPr>
          <w:t xml:space="preserve">during acute </w:t>
        </w:r>
      </w:ins>
      <w:ins w:id="1114" w:author="HÜFNER Katharina,Ass.Prof. Priv. Doz. Dr." w:date="2023-05-31T13:02:00Z">
        <w:del w:id="1115" w:author="Katharina Huefner" w:date="2023-05-31T20:56:00Z">
          <w:r w:rsidR="00E859A1" w:rsidRPr="008157AC" w:rsidDel="004A0F45">
            <w:rPr>
              <w:highlight w:val="yellow"/>
            </w:rPr>
            <w:delText xml:space="preserve">with </w:delText>
          </w:r>
        </w:del>
        <w:r w:rsidR="00E859A1" w:rsidRPr="008157AC">
          <w:rPr>
            <w:highlight w:val="yellow"/>
          </w:rPr>
          <w:t>COVID-19</w:t>
        </w:r>
        <w:r w:rsidR="00E859A1">
          <w:t xml:space="preserve"> </w:t>
        </w:r>
        <w:r w:rsidR="00E859A1">
          <w:fldChar w:fldCharType="begin">
            <w:fldData xml:space="preserve">PEVuZE5vdGU+PENpdGU+PEF1dGhvcj5UaG9tYXM8L0F1dGhvcj48WWVhcj4yMDIwPC9ZZWFyPjxS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</w:fldData>
          </w:fldChar>
        </w:r>
        <w:r w:rsidR="00E859A1">
          <w:instrText xml:space="preserve"> ADDIN EN.CITE </w:instrText>
        </w:r>
        <w:r w:rsidR="00E859A1">
          <w:fldChar w:fldCharType="begin">
            <w:fldData xml:space="preserve">PEVuZE5vdGU+PENpdGU+PEF1dGhvcj5UaG9tYXM8L0F1dGhvcj48WWVhcj4yMDIwPC9ZZWFyPjxS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</w:fldData>
          </w:fldChar>
        </w:r>
        <w:r w:rsidR="00E859A1">
          <w:instrText xml:space="preserve"> ADDIN EN.CITE.DATA </w:instrText>
        </w:r>
        <w:r w:rsidR="00E859A1">
          <w:fldChar w:fldCharType="end"/>
        </w:r>
        <w:r w:rsidR="00E859A1">
          <w:fldChar w:fldCharType="separate"/>
        </w:r>
        <w:r w:rsidR="00E859A1">
          <w:rPr>
            <w:noProof/>
          </w:rPr>
          <w:t>(Thomas et al., 2020)</w:t>
        </w:r>
        <w:r w:rsidR="00E859A1">
          <w:fldChar w:fldCharType="end"/>
        </w:r>
        <w:del w:id="1116" w:author="Katharina Huefner" w:date="2023-05-31T20:57:00Z">
          <w:r w:rsidR="00E859A1" w:rsidDel="004A0F45">
            <w:delText xml:space="preserve">. </w:delText>
          </w:r>
        </w:del>
      </w:ins>
      <w:ins w:id="1117" w:author="HÜFNER Katharina,Ass.Prof. Priv. Doz. Dr." w:date="2023-05-31T13:04:00Z">
        <w:del w:id="1118" w:author="Katharina Huefner" w:date="2023-05-31T20:57:00Z">
          <w:r w:rsidR="00E859A1" w:rsidDel="004A0F45">
            <w:rPr>
              <w:highlight w:val="yellow"/>
            </w:rPr>
            <w:delText>S</w:delText>
          </w:r>
          <w:r w:rsidR="00E859A1" w:rsidRPr="003C0B00" w:rsidDel="004A0F45">
            <w:rPr>
              <w:highlight w:val="yellow"/>
            </w:rPr>
            <w:delText xml:space="preserve">erum serotonin levels </w:delText>
          </w:r>
        </w:del>
        <w:del w:id="1119" w:author="Katharina Huefner" w:date="2023-05-31T20:54:00Z">
          <w:r w:rsidR="00E859A1" w:rsidRPr="003C0B00" w:rsidDel="004A0F45">
            <w:rPr>
              <w:highlight w:val="yellow"/>
            </w:rPr>
            <w:delText>have shown to be</w:delText>
          </w:r>
        </w:del>
        <w:del w:id="1120" w:author="Katharina Huefner" w:date="2023-05-31T20:57:00Z">
          <w:r w:rsidR="00E859A1" w:rsidRPr="003C0B00" w:rsidDel="004A0F45">
            <w:rPr>
              <w:highlight w:val="yellow"/>
            </w:rPr>
            <w:delText xml:space="preserve"> decreased in patients with COVID-19, along with increased </w:delText>
          </w:r>
        </w:del>
      </w:ins>
      <w:ins w:id="1121" w:author="HÜFNER Katharina,Ass.Prof. Priv. Doz. Dr." w:date="2023-05-31T13:51:00Z">
        <w:del w:id="1122" w:author="Katharina Huefner" w:date="2023-05-31T20:57:00Z">
          <w:r w:rsidR="00B53D88" w:rsidDel="004A0F45">
            <w:rPr>
              <w:highlight w:val="yellow"/>
            </w:rPr>
            <w:delText>KYN</w:delText>
          </w:r>
        </w:del>
      </w:ins>
      <w:ins w:id="1123" w:author="HÜFNER Katharina,Ass.Prof. Priv. Doz. Dr." w:date="2023-05-31T13:04:00Z">
        <w:del w:id="1124" w:author="Katharina Huefner" w:date="2023-05-31T20:57:00Z">
          <w:r w:rsidR="00B53D88" w:rsidDel="004A0F45">
            <w:rPr>
              <w:highlight w:val="yellow"/>
            </w:rPr>
            <w:delText xml:space="preserve"> and decreased </w:delText>
          </w:r>
        </w:del>
      </w:ins>
      <w:ins w:id="1125" w:author="HÜFNER Katharina,Ass.Prof. Priv. Doz. Dr." w:date="2023-05-31T13:51:00Z">
        <w:del w:id="1126" w:author="Katharina Huefner" w:date="2023-05-31T20:57:00Z">
          <w:r w:rsidR="00B53D88" w:rsidDel="004A0F45">
            <w:rPr>
              <w:highlight w:val="yellow"/>
            </w:rPr>
            <w:delText xml:space="preserve">TRP </w:delText>
          </w:r>
        </w:del>
      </w:ins>
      <w:commentRangeStart w:id="1127"/>
      <w:ins w:id="1128" w:author="HÜFNER Katharina,Ass.Prof. Priv. Doz. Dr." w:date="2023-05-31T13:04:00Z">
        <w:del w:id="1129" w:author="Katharina Huefner" w:date="2023-05-31T20:57:00Z">
          <w:r w:rsidR="00E859A1" w:rsidRPr="003C0B00" w:rsidDel="004A0F45">
            <w:rPr>
              <w:highlight w:val="yellow"/>
            </w:rPr>
            <w:delText>concentrations</w:delText>
          </w:r>
          <w:commentRangeEnd w:id="1127"/>
          <w:r w:rsidR="00E859A1" w:rsidRPr="00DC3802" w:rsidDel="004A0F45">
            <w:rPr>
              <w:highlight w:val="yellow"/>
            </w:rPr>
            <w:commentReference w:id="1127"/>
          </w:r>
          <w:r w:rsidR="00E859A1" w:rsidRPr="00DC3802" w:rsidDel="004A0F45">
            <w:rPr>
              <w:highlight w:val="yellow"/>
            </w:rPr>
            <w:delText xml:space="preserve"> compared to healthy controls. This effect was more pronounce in individuals with more severe disease</w:delText>
          </w:r>
        </w:del>
        <w:r w:rsidR="00E859A1">
          <w:rPr>
            <w:rFonts w:ascii="Segoe UI" w:hAnsi="Segoe UI" w:cs="Segoe UI"/>
            <w:color w:val="212121"/>
            <w:shd w:val="clear" w:color="auto" w:fill="FFFFFF"/>
          </w:rPr>
          <w:t xml:space="preserve">. </w:t>
        </w:r>
      </w:ins>
      <w:ins w:id="1130" w:author="Katharina Huefner" w:date="2023-05-31T21:00:00Z">
        <w:r w:rsidR="004A0F45">
          <w:rPr>
            <w:highlight w:val="yellow"/>
          </w:rPr>
          <w:t>Analysis of data from the</w:t>
        </w:r>
        <w:r w:rsidR="004A0F45" w:rsidRPr="00915E9D">
          <w:rPr>
            <w:highlight w:val="yellow"/>
          </w:rPr>
          <w:t xml:space="preserve"> INCOV </w:t>
        </w:r>
        <w:r w:rsidR="004A0F45">
          <w:rPr>
            <w:highlight w:val="yellow"/>
          </w:rPr>
          <w:t xml:space="preserve">cohort </w:t>
        </w:r>
        <w:r w:rsidR="004A0F45" w:rsidRPr="00915E9D">
          <w:rPr>
            <w:highlight w:val="yellow"/>
          </w:rPr>
          <w:t>demonstr</w:t>
        </w:r>
        <w:r w:rsidR="004A0F45">
          <w:rPr>
            <w:highlight w:val="yellow"/>
          </w:rPr>
          <w:t>ate</w:t>
        </w:r>
        <w:r w:rsidR="004A0F45" w:rsidRPr="00915E9D">
          <w:rPr>
            <w:highlight w:val="yellow"/>
          </w:rPr>
          <w:t xml:space="preserve"> </w:t>
        </w:r>
        <w:r w:rsidR="004A0F45">
          <w:rPr>
            <w:highlight w:val="yellow"/>
          </w:rPr>
          <w:t>a</w:t>
        </w:r>
        <w:r w:rsidR="004A0F45" w:rsidRPr="00915E9D">
          <w:rPr>
            <w:highlight w:val="yellow"/>
          </w:rPr>
          <w:t xml:space="preserve"> positive association of serotonin and TRP levels</w:t>
        </w:r>
        <w:r w:rsidR="004A0F45">
          <w:rPr>
            <w:highlight w:val="yellow"/>
          </w:rPr>
          <w:t xml:space="preserve"> in</w:t>
        </w:r>
        <w:r w:rsidR="004A0F45" w:rsidRPr="00915E9D">
          <w:rPr>
            <w:highlight w:val="yellow"/>
          </w:rPr>
          <w:t xml:space="preserve"> </w:t>
        </w:r>
        <w:r w:rsidR="004A0F45">
          <w:rPr>
            <w:highlight w:val="yellow"/>
          </w:rPr>
          <w:t>acute and subacute</w:t>
        </w:r>
        <w:r w:rsidR="004A0F45">
          <w:rPr>
            <w:highlight w:val="yellow"/>
          </w:rPr>
          <w:t>COVID-19</w:t>
        </w:r>
        <w:r w:rsidR="004A0F45">
          <w:rPr>
            <w:highlight w:val="yellow"/>
          </w:rPr>
          <w:t xml:space="preserve">, </w:t>
        </w:r>
        <w:r w:rsidR="004A0F45" w:rsidRPr="00915E9D">
          <w:rPr>
            <w:highlight w:val="yellow"/>
          </w:rPr>
          <w:t>suggest</w:t>
        </w:r>
        <w:r w:rsidR="004A0F45">
          <w:rPr>
            <w:highlight w:val="yellow"/>
          </w:rPr>
          <w:t>ing</w:t>
        </w:r>
        <w:r w:rsidR="004A0F45" w:rsidRPr="00915E9D">
          <w:rPr>
            <w:highlight w:val="yellow"/>
          </w:rPr>
          <w:t xml:space="preserve"> the KYN pathway activity may especially efficiently compete for TRP with systemic serotonin synthesis in the highly inflammatory milieu of acute and sub-acute COVID-19. </w:t>
        </w:r>
      </w:ins>
      <w:ins w:id="1131" w:author="HÜFNER Katharina,Ass.Prof. Priv. Doz. Dr." w:date="2023-05-31T13:02:00Z">
        <w:r w:rsidR="00E859A1">
          <w:t xml:space="preserve">Elevated KYN levels were also found in the urine of COVID-19 patients and associated with disease severity  </w:t>
        </w:r>
        <w:r w:rsidR="00E859A1">
          <w:fldChar w:fldCharType="begin">
            <w:fldData xml:space="preserve">PEVuZE5vdGU+PENpdGU+PEF1dGhvcj5EZXd1bGY8L0F1dGhvcj48WWVhcj4yMDIyPC9ZZWFyPjxS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</w:fldData>
          </w:fldChar>
        </w:r>
        <w:r w:rsidR="00E859A1">
          <w:instrText xml:space="preserve"> ADDIN EN.CITE </w:instrText>
        </w:r>
        <w:r w:rsidR="00E859A1">
          <w:fldChar w:fldCharType="begin">
            <w:fldData xml:space="preserve">PEVuZE5vdGU+PENpdGU+PEF1dGhvcj5EZXd1bGY8L0F1dGhvcj48WWVhcj4yMDIyPC9ZZWFyPjxS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</w:fldData>
          </w:fldChar>
        </w:r>
        <w:r w:rsidR="00E859A1">
          <w:instrText xml:space="preserve"> ADDIN EN.CITE.DATA </w:instrText>
        </w:r>
        <w:r w:rsidR="00E859A1">
          <w:fldChar w:fldCharType="end"/>
        </w:r>
        <w:r w:rsidR="00E859A1">
          <w:fldChar w:fldCharType="separate"/>
        </w:r>
        <w:r w:rsidR="00E859A1">
          <w:rPr>
            <w:noProof/>
          </w:rPr>
          <w:t>(Dewulf et al., 2022; Robertson et al., 2020)</w:t>
        </w:r>
        <w:r w:rsidR="00E859A1">
          <w:fldChar w:fldCharType="end"/>
        </w:r>
        <w:r w:rsidR="00E859A1">
          <w:t xml:space="preserve">. These findings were summarized in a recent </w:t>
        </w:r>
        <w:proofErr w:type="spellStart"/>
        <w:r w:rsidR="00E859A1">
          <w:t>metaanalysis</w:t>
        </w:r>
        <w:proofErr w:type="spellEnd"/>
        <w:r w:rsidR="00E859A1">
          <w:t xml:space="preserve"> confirming the alterations of KYN/TRP ratio in COVID-19 and especially in severe manifestations  </w:t>
        </w:r>
        <w:r w:rsidR="00E859A1">
          <w:fldChar w:fldCharType="begin"/>
        </w:r>
        <w:r w:rsidR="00E859A1">
          <w:instrText xml:space="preserve"> ADDIN EN.CITE &lt;EndNote&gt;&lt;Cite&gt;&lt;Author&gt;Almulla&lt;/Author&gt;&lt;Year&gt;2022&lt;/Year&gt;&lt;RecNum&gt;86&lt;/RecNum&gt;&lt;DisplayText&gt;(Almulla et al., 2022)&lt;/DisplayText&gt;&lt;record&gt;&lt;rec-number&gt;86&lt;/rec-number&gt;&lt;foreign-keys&gt;&lt;key app="EN" db-id="9tt09s2ss9vtrhedz5b55dtx0005ssfv2rwp" timestamp="1665401221"&gt;86&lt;/key&gt;&lt;/foreign-keys&gt;&lt;ref-type name="Journal Article"&gt;17&lt;/ref-type&gt;&lt;contributors&gt;&lt;authors&gt;&lt;author&gt;Almulla, Abbas F.&lt;/author&gt;&lt;author&gt;Supasitthumrong, Thitiporn&lt;/author&gt;&lt;author&gt;Tunvirachaisakul, Chavit&lt;/author&gt;&lt;author&gt;Algon, Ali Abbas Abo&lt;/author&gt;&lt;author&gt;Al-Hakeim, Hussein K.&lt;/author&gt;&lt;author&gt;Maes, Michael&lt;/author&gt;&lt;/authors&gt;&lt;/contributors&gt;&lt;titles&gt;&lt;title&gt;The tryptophan catabolite or kynurenine pathway in COVID-19 and critical COVID-19: a systematic review and meta-analysis&lt;/title&gt;&lt;secondary-title&gt;BMC Infectious Diseases&lt;/secondary-title&gt;&lt;/titles&gt;&lt;periodical&gt;&lt;full-title&gt;BMC Infectious Diseases&lt;/full-title&gt;&lt;/periodical&gt;&lt;pages&gt;615&lt;/pages&gt;&lt;volume&gt;22&lt;/volume&gt;&lt;number&gt;1&lt;/number&gt;&lt;dates&gt;&lt;year&gt;2022&lt;/year&gt;&lt;pub-dates&gt;&lt;date&gt;2022/07/15&lt;/date&gt;&lt;/pub-dates&gt;&lt;/dates&gt;&lt;isbn&gt;1471-2334&lt;/isbn&gt;&lt;urls&gt;&lt;related-urls&gt;&lt;url&gt;https://doi.org/10.1186/s12879-022-07582-1&lt;/url&gt;&lt;/related-urls&gt;&lt;/urls&gt;&lt;electronic-resource-num&gt;10.1186/s12879-022-07582-1&lt;/electronic-resource-num&gt;&lt;/record&gt;&lt;/Cite&gt;&lt;/EndNote&gt;</w:instrText>
        </w:r>
        <w:r w:rsidR="00E859A1">
          <w:fldChar w:fldCharType="separate"/>
        </w:r>
        <w:r w:rsidR="00E859A1">
          <w:rPr>
            <w:noProof/>
          </w:rPr>
          <w:t>(Almulla et al., 2022)</w:t>
        </w:r>
        <w:r w:rsidR="00E859A1">
          <w:fldChar w:fldCharType="end"/>
        </w:r>
        <w:r w:rsidR="00E859A1">
          <w:t>.</w:t>
        </w:r>
        <w:del w:id="1132" w:author="Katharina Huefner" w:date="2023-05-31T20:57:00Z">
          <w:r w:rsidR="00E859A1" w:rsidDel="004A0F45">
            <w:delText xml:space="preserve"> </w:delText>
          </w:r>
        </w:del>
      </w:ins>
      <w:ins w:id="1133" w:author="Katharina Huefner" w:date="2023-05-31T20:57:00Z">
        <w:r w:rsidR="004A0F45">
          <w:t xml:space="preserve"> </w:t>
        </w:r>
        <w:r w:rsidR="004A0F45" w:rsidRPr="004A0F45">
          <w:rPr>
            <w:highlight w:val="yellow"/>
            <w:rPrChange w:id="1134" w:author="Katharina Huefner" w:date="2023-05-31T20:58:00Z">
              <w:rPr/>
            </w:rPrChange>
          </w:rPr>
          <w:t xml:space="preserve">During recovery from COVID-19 </w:t>
        </w:r>
      </w:ins>
      <w:ins w:id="1135" w:author="Katharina Huefner" w:date="2023-05-31T20:58:00Z">
        <w:r w:rsidR="004A0F45" w:rsidRPr="004A0F45">
          <w:rPr>
            <w:highlight w:val="yellow"/>
            <w:rPrChange w:id="1136" w:author="Katharina Huefner" w:date="2023-05-31T20:58:00Z">
              <w:rPr/>
            </w:rPrChange>
          </w:rPr>
          <w:t xml:space="preserve">our analysis detected </w:t>
        </w:r>
      </w:ins>
      <w:ins w:id="1137" w:author="HÜFNER Katharina,Ass.Prof. Priv. Doz. Dr." w:date="2023-05-31T13:02:00Z">
        <w:del w:id="1138" w:author="Katharina Huefner" w:date="2023-05-31T20:57:00Z">
          <w:r w:rsidR="00E859A1" w:rsidRPr="004A0F45" w:rsidDel="004A0F45">
            <w:rPr>
              <w:highlight w:val="yellow"/>
              <w:rPrChange w:id="1139" w:author="Katharina Huefner" w:date="2023-05-31T20:58:00Z">
                <w:rPr/>
              </w:rPrChange>
            </w:rPr>
            <w:delText>Furthermore, profound alterations of amino acid turnover and KYN metabolism were identified as a unique pheynotype of COVID-19.</w:delText>
          </w:r>
        </w:del>
      </w:ins>
      <w:ins w:id="1140" w:author="HÜFNER Katharina,Ass.Prof. Priv. Doz. Dr." w:date="2023-05-31T13:03:00Z">
        <w:del w:id="1141" w:author="Katharina Huefner" w:date="2023-05-31T20:57:00Z">
          <w:r w:rsidR="00E859A1" w:rsidRPr="004A0F45" w:rsidDel="004A0F45">
            <w:rPr>
              <w:highlight w:val="yellow"/>
              <w:rPrChange w:id="1142" w:author="Katharina Huefner" w:date="2023-05-31T20:58:00Z">
                <w:rPr/>
              </w:rPrChange>
            </w:rPr>
            <w:delText xml:space="preserve"> </w:delText>
          </w:r>
        </w:del>
      </w:ins>
      <w:ins w:id="1143" w:author="HÜFNER Katharina,Ass.Prof. Priv. Doz. Dr." w:date="2023-05-31T12:55:00Z">
        <w:del w:id="1144" w:author="Katharina Huefner" w:date="2023-05-31T20:57:00Z">
          <w:r w:rsidR="00DC3802" w:rsidRPr="004A0F45" w:rsidDel="004A0F45">
            <w:rPr>
              <w:highlight w:val="yellow"/>
            </w:rPr>
            <w:delText xml:space="preserve"> </w:delText>
          </w:r>
        </w:del>
      </w:ins>
      <w:del w:id="1145" w:author="HÜFNER Katharina,Ass.Prof. Priv. Doz. Dr." w:date="2023-05-31T12:55:00Z">
        <w:r w:rsidR="00A02908" w:rsidRPr="004A0F45" w:rsidDel="00DC3802">
          <w:rPr>
            <w:highlight w:val="yellow"/>
          </w:rPr>
          <w:delText xml:space="preserve">. </w:delText>
        </w:r>
      </w:del>
      <w:ins w:id="1146" w:author="Katharina Huefner" w:date="2023-05-31T20:58:00Z">
        <w:r w:rsidR="004A0F45">
          <w:rPr>
            <w:highlight w:val="yellow"/>
          </w:rPr>
          <w:t>i</w:t>
        </w:r>
      </w:ins>
      <w:ins w:id="1147" w:author="HÜFNER Katharina,Ass.Prof. Priv. Doz. Dr." w:date="2023-05-31T15:14:00Z">
        <w:del w:id="1148" w:author="Katharina Huefner" w:date="2023-05-31T20:58:00Z">
          <w:r w:rsidR="00A8570B" w:rsidRPr="004A0F45" w:rsidDel="004A0F45">
            <w:rPr>
              <w:highlight w:val="yellow"/>
            </w:rPr>
            <w:delText>I</w:delText>
          </w:r>
        </w:del>
        <w:r w:rsidR="00A8570B" w:rsidRPr="004A0F45">
          <w:rPr>
            <w:highlight w:val="yellow"/>
          </w:rPr>
          <w:t xml:space="preserve">ncreasing TRP and </w:t>
        </w:r>
        <w:r w:rsidR="00A8570B" w:rsidRPr="004A0F45">
          <w:rPr>
            <w:highlight w:val="yellow"/>
          </w:rPr>
          <w:lastRenderedPageBreak/>
          <w:t xml:space="preserve">serotonin </w:t>
        </w:r>
        <w:del w:id="1149" w:author="Katharina Huefner" w:date="2023-05-31T20:58:00Z">
          <w:r w:rsidR="00A8570B" w:rsidRPr="004A0F45" w:rsidDel="004A0F45">
            <w:rPr>
              <w:highlight w:val="yellow"/>
            </w:rPr>
            <w:delText>in infe</w:delText>
          </w:r>
          <w:r w:rsidR="00A8570B" w:rsidRPr="00A02908" w:rsidDel="004A0F45">
            <w:rPr>
              <w:highlight w:val="yellow"/>
            </w:rPr>
            <w:delText>ction recovery</w:delText>
          </w:r>
        </w:del>
      </w:ins>
      <w:ins w:id="1150" w:author="Katharina Huefner" w:date="2023-05-31T20:58:00Z">
        <w:r w:rsidR="004A0F45">
          <w:rPr>
            <w:highlight w:val="yellow"/>
          </w:rPr>
          <w:t>levels</w:t>
        </w:r>
      </w:ins>
      <w:ins w:id="1151" w:author="HÜFNER Katharina,Ass.Prof. Priv. Doz. Dr." w:date="2023-05-31T15:14:00Z">
        <w:r w:rsidR="00A8570B" w:rsidRPr="00A02908">
          <w:rPr>
            <w:highlight w:val="yellow"/>
          </w:rPr>
          <w:t xml:space="preserve"> in INCOV study participants</w:t>
        </w:r>
      </w:ins>
      <w:ins w:id="1152" w:author="Katharina Huefner" w:date="2023-05-31T20:58:00Z">
        <w:r w:rsidR="004A0F45">
          <w:rPr>
            <w:highlight w:val="yellow"/>
          </w:rPr>
          <w:t>, which might indicated</w:t>
        </w:r>
      </w:ins>
      <w:ins w:id="1153" w:author="HÜFNER Katharina,Ass.Prof. Priv. Doz. Dr." w:date="2023-05-31T15:14:00Z">
        <w:del w:id="1154" w:author="Katharina Huefner" w:date="2023-05-31T20:58:00Z">
          <w:r w:rsidR="00A8570B" w:rsidRPr="00A02908" w:rsidDel="004A0F45">
            <w:rPr>
              <w:highlight w:val="yellow"/>
            </w:rPr>
            <w:delText xml:space="preserve"> suggest</w:delText>
          </w:r>
        </w:del>
        <w:r w:rsidR="00A8570B" w:rsidRPr="00A02908">
          <w:rPr>
            <w:highlight w:val="yellow"/>
          </w:rPr>
          <w:t xml:space="preserve"> re-routing of </w:t>
        </w:r>
      </w:ins>
      <w:ins w:id="1155" w:author="Katharina Huefner" w:date="2023-05-31T20:58:00Z">
        <w:r w:rsidR="004A0F45">
          <w:rPr>
            <w:highlight w:val="yellow"/>
          </w:rPr>
          <w:t xml:space="preserve">TRP </w:t>
        </w:r>
      </w:ins>
      <w:ins w:id="1156" w:author="HÜFNER Katharina,Ass.Prof. Priv. Doz. Dr." w:date="2023-05-31T15:14:00Z">
        <w:del w:id="1157" w:author="Katharina Huefner" w:date="2023-05-31T20:58:00Z">
          <w:r w:rsidR="00A8570B" w:rsidRPr="00A02908" w:rsidDel="004A0F45">
            <w:rPr>
              <w:highlight w:val="yellow"/>
            </w:rPr>
            <w:delText xml:space="preserve">the </w:delText>
          </w:r>
        </w:del>
        <w:r w:rsidR="00A8570B" w:rsidRPr="00A02908">
          <w:rPr>
            <w:highlight w:val="yellow"/>
          </w:rPr>
          <w:t>from IDO-mediated catabolism to the serotonin biosynthesis (11,12,22).</w:t>
        </w:r>
        <w:r w:rsidR="00A8570B">
          <w:t xml:space="preserve"> </w:t>
        </w:r>
      </w:ins>
      <w:del w:id="1158" w:author="HÜFNER Katharina,Ass.Prof. Priv. Doz. Dr." w:date="2023-05-31T12:50:00Z">
        <w:r w:rsidR="00A02908" w:rsidRPr="00915E9D" w:rsidDel="00DC3802">
          <w:rPr>
            <w:highlight w:val="yellow"/>
          </w:rPr>
          <w:delText>I</w:delText>
        </w:r>
      </w:del>
      <w:del w:id="1159" w:author="HÜFNER Katharina,Ass.Prof. Priv. Doz. Dr." w:date="2023-05-31T13:04:00Z">
        <w:r w:rsidR="00A02908" w:rsidRPr="00915E9D" w:rsidDel="00E859A1">
          <w:rPr>
            <w:highlight w:val="yellow"/>
          </w:rPr>
          <w:delText>n COVID-19, activity of the KYN pathway was found to correlate positively with inflammatory markers (33,36,37)</w:delText>
        </w:r>
      </w:del>
      <w:del w:id="1160" w:author="HÜFNER Katharina,Ass.Prof. Priv. Doz. Dr." w:date="2023-05-31T13:01:00Z">
        <w:r w:rsidR="00A02908" w:rsidRPr="00915E9D" w:rsidDel="00E859A1">
          <w:rPr>
            <w:highlight w:val="yellow"/>
          </w:rPr>
          <w:delText xml:space="preserve">, disease severity (32,36,37) </w:delText>
        </w:r>
      </w:del>
      <w:del w:id="1161" w:author="HÜFNER Katharina,Ass.Prof. Priv. Doz. Dr." w:date="2023-05-31T13:05:00Z">
        <w:r w:rsidR="00A02908" w:rsidRPr="00915E9D" w:rsidDel="00E859A1">
          <w:rPr>
            <w:highlight w:val="yellow"/>
          </w:rPr>
          <w:delText xml:space="preserve">and was </w:delText>
        </w:r>
      </w:del>
      <w:del w:id="1162" w:author="HÜFNER Katharina,Ass.Prof. Priv. Doz. Dr." w:date="2023-05-31T13:06:00Z">
        <w:r w:rsidR="00A02908" w:rsidRPr="00915E9D" w:rsidDel="00E859A1">
          <w:rPr>
            <w:highlight w:val="yellow"/>
          </w:rPr>
          <w:delText xml:space="preserve">implicated in persistent symptom presence (31,35,40,67) </w:delText>
        </w:r>
      </w:del>
      <w:del w:id="1163" w:author="HÜFNER Katharina,Ass.Prof. Priv. Doz. Dr." w:date="2023-05-31T13:58:00Z">
        <w:r w:rsidR="00A02908" w:rsidRPr="00915E9D" w:rsidDel="00540822">
          <w:rPr>
            <w:highlight w:val="yellow"/>
          </w:rPr>
          <w:delText>Interestingly, our</w:delText>
        </w:r>
      </w:del>
      <w:ins w:id="1164" w:author="HÜFNER Katharina,Ass.Prof. Priv. Doz. Dr." w:date="2023-05-31T13:58:00Z">
        <w:del w:id="1165" w:author="Katharina Huefner" w:date="2023-05-31T20:59:00Z">
          <w:r w:rsidR="00540822" w:rsidDel="004A0F45">
            <w:rPr>
              <w:highlight w:val="yellow"/>
            </w:rPr>
            <w:delText>Analysis of data from the</w:delText>
          </w:r>
        </w:del>
      </w:ins>
      <w:del w:id="1166" w:author="Katharina Huefner" w:date="2023-05-31T20:59:00Z">
        <w:r w:rsidR="00A02908" w:rsidRPr="00915E9D" w:rsidDel="004A0F45">
          <w:rPr>
            <w:highlight w:val="yellow"/>
          </w:rPr>
          <w:delText xml:space="preserve"> INCOV data </w:delText>
        </w:r>
      </w:del>
      <w:ins w:id="1167" w:author="HÜFNER Katharina,Ass.Prof. Priv. Doz. Dr." w:date="2023-05-31T13:58:00Z">
        <w:del w:id="1168" w:author="Katharina Huefner" w:date="2023-05-31T20:59:00Z">
          <w:r w:rsidR="00540822" w:rsidDel="004A0F45">
            <w:rPr>
              <w:highlight w:val="yellow"/>
            </w:rPr>
            <w:delText xml:space="preserve">cohort </w:delText>
          </w:r>
        </w:del>
      </w:ins>
      <w:del w:id="1169" w:author="Katharina Huefner" w:date="2023-05-31T20:59:00Z">
        <w:r w:rsidR="00A02908" w:rsidRPr="00915E9D" w:rsidDel="004A0F45">
          <w:rPr>
            <w:highlight w:val="yellow"/>
          </w:rPr>
          <w:delText>demonstr</w:delText>
        </w:r>
      </w:del>
      <w:ins w:id="1170" w:author="HÜFNER Katharina,Ass.Prof. Priv. Doz. Dr." w:date="2023-05-31T13:59:00Z">
        <w:del w:id="1171" w:author="Katharina Huefner" w:date="2023-05-31T20:59:00Z">
          <w:r w:rsidR="00540822" w:rsidDel="004A0F45">
            <w:rPr>
              <w:highlight w:val="yellow"/>
            </w:rPr>
            <w:delText>ate</w:delText>
          </w:r>
        </w:del>
      </w:ins>
      <w:del w:id="1172" w:author="Katharina Huefner" w:date="2023-05-31T20:59:00Z">
        <w:r w:rsidR="00A02908" w:rsidRPr="00915E9D" w:rsidDel="004A0F45">
          <w:rPr>
            <w:highlight w:val="yellow"/>
          </w:rPr>
          <w:delText xml:space="preserve">ating </w:delText>
        </w:r>
      </w:del>
      <w:ins w:id="1173" w:author="HÜFNER Katharina,Ass.Prof. Priv. Doz. Dr." w:date="2023-05-31T13:59:00Z">
        <w:del w:id="1174" w:author="Katharina Huefner" w:date="2023-05-31T20:59:00Z">
          <w:r w:rsidR="00540822" w:rsidDel="004A0F45">
            <w:rPr>
              <w:highlight w:val="yellow"/>
            </w:rPr>
            <w:delText>a</w:delText>
          </w:r>
        </w:del>
      </w:ins>
      <w:del w:id="1175" w:author="Katharina Huefner" w:date="2023-05-31T20:59:00Z">
        <w:r w:rsidR="00A02908" w:rsidRPr="00915E9D" w:rsidDel="004A0F45">
          <w:rPr>
            <w:highlight w:val="yellow"/>
          </w:rPr>
          <w:delText>the positive association of serotonin and TRP levels</w:delText>
        </w:r>
      </w:del>
      <w:ins w:id="1176" w:author="HÜFNER Katharina,Ass.Prof. Priv. Doz. Dr." w:date="2023-05-31T14:13:00Z">
        <w:del w:id="1177" w:author="Katharina Huefner" w:date="2023-05-31T20:59:00Z">
          <w:r w:rsidR="00916F81" w:rsidDel="004A0F45">
            <w:rPr>
              <w:highlight w:val="yellow"/>
            </w:rPr>
            <w:delText xml:space="preserve"> in</w:delText>
          </w:r>
        </w:del>
      </w:ins>
      <w:del w:id="1178" w:author="Katharina Huefner" w:date="2023-05-31T20:59:00Z">
        <w:r w:rsidR="00A02908" w:rsidRPr="00915E9D" w:rsidDel="004A0F45">
          <w:rPr>
            <w:highlight w:val="yellow"/>
          </w:rPr>
          <w:delText xml:space="preserve"> </w:delText>
        </w:r>
      </w:del>
      <w:ins w:id="1179" w:author="HÜFNER Katharina,Ass.Prof. Priv. Doz. Dr." w:date="2023-05-31T14:14:00Z">
        <w:del w:id="1180" w:author="Katharina Huefner" w:date="2023-05-31T20:59:00Z">
          <w:r w:rsidR="00916F81" w:rsidDel="004A0F45">
            <w:rPr>
              <w:highlight w:val="yellow"/>
            </w:rPr>
            <w:delText xml:space="preserve">acute and subacute infection, </w:delText>
          </w:r>
        </w:del>
      </w:ins>
      <w:del w:id="1181" w:author="Katharina Huefner" w:date="2023-05-31T20:59:00Z">
        <w:r w:rsidR="00A02908" w:rsidRPr="00915E9D" w:rsidDel="004A0F45">
          <w:rPr>
            <w:highlight w:val="yellow"/>
          </w:rPr>
          <w:delText>suggest</w:delText>
        </w:r>
      </w:del>
      <w:ins w:id="1182" w:author="HÜFNER Katharina,Ass.Prof. Priv. Doz. Dr." w:date="2023-05-31T13:59:00Z">
        <w:del w:id="1183" w:author="Katharina Huefner" w:date="2023-05-31T20:59:00Z">
          <w:r w:rsidR="00540822" w:rsidDel="004A0F45">
            <w:rPr>
              <w:highlight w:val="yellow"/>
            </w:rPr>
            <w:delText>ing</w:delText>
          </w:r>
        </w:del>
      </w:ins>
      <w:del w:id="1184" w:author="Katharina Huefner" w:date="2023-05-31T20:59:00Z">
        <w:r w:rsidR="00A02908" w:rsidRPr="00915E9D" w:rsidDel="004A0F45">
          <w:rPr>
            <w:highlight w:val="yellow"/>
          </w:rPr>
          <w:delText xml:space="preserve"> the KYN pathway activity may especially efficiently compete for TRP with systemic serotonin synthesis in the highly inflammatory milieu of acute and sub-acute COVID-19. Increasing TRP and serotonin in infection </w:delText>
        </w:r>
      </w:del>
      <w:ins w:id="1185" w:author="HÜFNER Katharina,Ass.Prof. Priv. Doz. Dr." w:date="2023-05-31T14:14:00Z">
        <w:del w:id="1186" w:author="Katharina Huefner" w:date="2023-05-31T20:59:00Z">
          <w:r w:rsidR="00916F81" w:rsidDel="004A0F45">
            <w:rPr>
              <w:highlight w:val="yellow"/>
            </w:rPr>
            <w:delText xml:space="preserve">the </w:delText>
          </w:r>
        </w:del>
      </w:ins>
      <w:del w:id="1187" w:author="Katharina Huefner" w:date="2023-05-31T20:59:00Z">
        <w:r w:rsidR="00A02908" w:rsidRPr="00915E9D" w:rsidDel="004A0F45">
          <w:rPr>
            <w:highlight w:val="yellow"/>
          </w:rPr>
          <w:delText xml:space="preserve">recovery </w:delText>
        </w:r>
      </w:del>
      <w:ins w:id="1188" w:author="HÜFNER Katharina,Ass.Prof. Priv. Doz. Dr." w:date="2023-05-31T14:15:00Z">
        <w:del w:id="1189" w:author="Katharina Huefner" w:date="2023-05-31T20:59:00Z">
          <w:r w:rsidR="00916F81" w:rsidDel="004A0F45">
            <w:rPr>
              <w:highlight w:val="yellow"/>
            </w:rPr>
            <w:delText xml:space="preserve">condition </w:delText>
          </w:r>
        </w:del>
      </w:ins>
      <w:del w:id="1190" w:author="Katharina Huefner" w:date="2023-05-31T20:59:00Z">
        <w:r w:rsidR="00A02908" w:rsidRPr="00915E9D" w:rsidDel="004A0F45">
          <w:rPr>
            <w:highlight w:val="yellow"/>
          </w:rPr>
          <w:delText xml:space="preserve">in INCOV study participants suggest re-routing of the from IDO-mediated catabolism to the serotonin biosynthesis </w:delText>
        </w:r>
      </w:del>
      <w:ins w:id="1191" w:author="HÜFNER Katharina,Ass.Prof. Priv. Doz. Dr." w:date="2023-05-31T14:16:00Z">
        <w:del w:id="1192" w:author="Katharina Huefner" w:date="2023-05-31T20:59:00Z">
          <w:r w:rsidR="00916F81" w:rsidDel="004A0F45">
            <w:rPr>
              <w:highlight w:val="yellow"/>
            </w:rPr>
            <w:delText xml:space="preserve">when inflammation </w:delText>
          </w:r>
          <w:commentRangeStart w:id="1193"/>
          <w:r w:rsidR="00916F81" w:rsidDel="004A0F45">
            <w:rPr>
              <w:highlight w:val="yellow"/>
            </w:rPr>
            <w:delText>resolves</w:delText>
          </w:r>
          <w:commentRangeEnd w:id="1193"/>
          <w:r w:rsidR="00916F81" w:rsidDel="004A0F45">
            <w:rPr>
              <w:rStyle w:val="Kommentarzeichen"/>
            </w:rPr>
            <w:commentReference w:id="1193"/>
          </w:r>
          <w:r w:rsidR="00916F81" w:rsidDel="004A0F45">
            <w:rPr>
              <w:highlight w:val="yellow"/>
            </w:rPr>
            <w:delText xml:space="preserve"> </w:delText>
          </w:r>
        </w:del>
      </w:ins>
      <w:del w:id="1194" w:author="Katharina Huefner" w:date="2023-05-31T20:59:00Z">
        <w:r w:rsidR="00A02908" w:rsidRPr="00915E9D" w:rsidDel="004A0F45">
          <w:rPr>
            <w:highlight w:val="yellow"/>
          </w:rPr>
          <w:delText>(11,12,22). The results of multi-parameter modeling in the SIMMUN cohort demonstrate an additional, inflammation-independent effect of SARS-CoV-2 infection on KYN and KYN/TRP. While its mechanism remains obscure, an analogical sustained upregulation of KYN in absence of the inflammatory marker C-reactive protein was described by Bizjak et al. in long-term COVID-19 recovery (35).</w:delText>
        </w:r>
      </w:del>
    </w:p>
    <w:p w14:paraId="042E7E3F" w14:textId="6AC1B5D7" w:rsidR="00DC3802" w:rsidDel="00DC3802" w:rsidRDefault="00DC3802" w:rsidP="00A02908">
      <w:pPr>
        <w:pStyle w:val="Textkrper"/>
        <w:rPr>
          <w:del w:id="1195" w:author="HÜFNER Katharina,Ass.Prof. Priv. Doz. Dr." w:date="2023-05-31T12:53:00Z"/>
        </w:rPr>
      </w:pPr>
    </w:p>
    <w:p w14:paraId="76F7D125" w14:textId="3428F6A8" w:rsidR="006E46EF" w:rsidDel="00D67C72" w:rsidRDefault="006E46EF" w:rsidP="006E46EF">
      <w:pPr>
        <w:pStyle w:val="Textkrper"/>
        <w:rPr>
          <w:ins w:id="1196" w:author="HÜFNER Katharina,Ass.Prof. Priv. Doz. Dr." w:date="2023-05-30T17:00:00Z"/>
          <w:del w:id="1197" w:author="Katharina Huefner" w:date="2023-05-31T21:01:00Z"/>
        </w:rPr>
      </w:pPr>
      <w:del w:id="1198" w:author="HÜFNER Katharina,Ass.Prof. Priv. Doz. Dr." w:date="2023-05-31T14:17:00Z">
        <w:r w:rsidDel="00916F81">
          <w:delText>Collectively, the temporal relationships and correlations between cytokines and neurotransmitter</w:delText>
        </w:r>
      </w:del>
      <w:del w:id="1199" w:author="HÜFNER Katharina,Ass.Prof. Priv. Doz. Dr." w:date="2023-05-30T17:07:00Z">
        <w:r w:rsidDel="00024037">
          <w:delText>-related</w:delText>
        </w:r>
      </w:del>
      <w:del w:id="1200" w:author="HÜFNER Katharina,Ass.Prof. Priv. Doz. Dr." w:date="2023-05-31T14:17:00Z">
        <w:r w:rsidDel="00916F81">
          <w:delText xml:space="preserve"> amino acid </w:delText>
        </w:r>
      </w:del>
      <w:del w:id="1201" w:author="HÜFNER Katharina,Ass.Prof. Priv. Doz. Dr." w:date="2023-05-30T17:07:00Z">
        <w:r w:rsidDel="00024037">
          <w:delText xml:space="preserve">metabolites </w:delText>
        </w:r>
      </w:del>
      <w:del w:id="1202" w:author="HÜFNER Katharina,Ass.Prof. Priv. Doz. Dr." w:date="2023-05-31T14:17:00Z">
        <w:r w:rsidDel="00916F81">
          <w:delText>suggest reduced systemic availability of serotonin and elevated availability substrates for dopamine/adrenaline/noradrenaline synthesis mediated by systemic inflammatory reaction during COVID-19.</w:delText>
        </w:r>
      </w:del>
      <w:del w:id="1203" w:author="HÜFNER Katharina,Ass.Prof. Priv. Doz. Dr." w:date="2023-05-30T17:07:00Z">
        <w:r w:rsidDel="00024037">
          <w:delText xml:space="preserve"> Additionally, activity of TRP/KYN/QUIN degradation pathway was positively associated with COVID-19-independent systemic inflammation as indicated by the correlation analysis results in SARS-CoV-2-negative individuals</w:delText>
        </w:r>
      </w:del>
      <w:del w:id="1204" w:author="Katharina Huefner" w:date="2023-05-31T21:01:00Z">
        <w:r w:rsidDel="00D67C72">
          <w:delText>.</w:delText>
        </w:r>
      </w:del>
      <w:bookmarkStart w:id="1205" w:name="Xb49fdfe047e12a4a58b5f65014a0547979d9c34"/>
      <w:bookmarkEnd w:id="1205"/>
      <w:ins w:id="1206" w:author="HÜFNER Katharina,Ass.Prof. Priv. Doz. Dr." w:date="2023-05-30T17:06:00Z">
        <w:del w:id="1207" w:author="Katharina Huefner" w:date="2023-05-31T21:01:00Z">
          <w:r w:rsidR="00024037" w:rsidRPr="00024037" w:rsidDel="00D67C72">
            <w:rPr>
              <w:highlight w:val="yellow"/>
            </w:rPr>
            <w:delText xml:space="preserve"> </w:delText>
          </w:r>
        </w:del>
      </w:ins>
    </w:p>
    <w:p w14:paraId="32598FC2" w14:textId="40DFA09E" w:rsidR="00891BCA" w:rsidDel="00D67C72" w:rsidRDefault="00891BCA" w:rsidP="006E46EF">
      <w:pPr>
        <w:pStyle w:val="Textkrper"/>
        <w:rPr>
          <w:ins w:id="1208" w:author="HÜFNER Katharina,Ass.Prof. Priv. Doz. Dr." w:date="2023-05-31T15:15:00Z"/>
          <w:del w:id="1209" w:author="Katharina Huefner" w:date="2023-05-31T21:01:00Z"/>
        </w:rPr>
      </w:pPr>
      <w:moveToRangeStart w:id="1210" w:author="HÜFNER Katharina,Ass.Prof. Priv. Doz. Dr." w:date="2023-05-30T17:44:00Z" w:name="move136361093"/>
      <w:moveTo w:id="1211" w:author="HÜFNER Katharina,Ass.Prof. Priv. Doz. Dr." w:date="2023-05-30T17:44:00Z">
        <w:del w:id="1212" w:author="HÜFNER Katharina,Ass.Prof. Priv. Doz. Dr." w:date="2023-05-31T15:20:00Z">
          <w:r w:rsidRPr="00916F81" w:rsidDel="00A8570B">
            <w:rPr>
              <w:highlight w:val="yellow"/>
            </w:rPr>
            <w:delText>BH4 poses, apart from IDO1, another junction between neurotransmitter metabolism and inflammation (</w:delText>
          </w:r>
          <w:commentRangeStart w:id="1213"/>
          <w:r w:rsidRPr="00916F81" w:rsidDel="00A8570B">
            <w:rPr>
              <w:highlight w:val="yellow"/>
            </w:rPr>
            <w:delText>6,23,24,68,69</w:delText>
          </w:r>
        </w:del>
      </w:moveTo>
      <w:commentRangeEnd w:id="1213"/>
      <w:del w:id="1214" w:author="HÜFNER Katharina,Ass.Prof. Priv. Doz. Dr." w:date="2023-05-31T15:20:00Z">
        <w:r w:rsidRPr="00FC1CC0" w:rsidDel="00A8570B">
          <w:rPr>
            <w:rStyle w:val="Kommentarzeichen"/>
            <w:highlight w:val="yellow"/>
          </w:rPr>
          <w:commentReference w:id="1213"/>
        </w:r>
      </w:del>
      <w:moveTo w:id="1215" w:author="HÜFNER Katharina,Ass.Prof. Priv. Doz. Dr." w:date="2023-05-30T17:44:00Z">
        <w:del w:id="1216" w:author="HÜFNER Katharina,Ass.Prof. Priv. Doz. Dr." w:date="2023-05-31T15:20:00Z">
          <w:r w:rsidRPr="00FC1CC0" w:rsidDel="00A8570B">
            <w:rPr>
              <w:highlight w:val="yellow"/>
            </w:rPr>
            <w:delText>). Activity of GTP cyclohydrolase I, the enzyme catalyzing the rate limiting step of the BH4 synthesis is strongly stimulated by IFNG and other inflammatory stimuli (</w:delText>
          </w:r>
          <w:commentRangeStart w:id="1217"/>
          <w:r w:rsidRPr="00FC1CC0" w:rsidDel="00A8570B">
            <w:rPr>
              <w:highlight w:val="yellow"/>
            </w:rPr>
            <w:delText>24,68,69</w:delText>
          </w:r>
        </w:del>
      </w:moveTo>
      <w:commentRangeEnd w:id="1217"/>
      <w:del w:id="1218" w:author="HÜFNER Katharina,Ass.Prof. Priv. Doz. Dr." w:date="2023-05-31T15:20:00Z">
        <w:r w:rsidR="00FC1CC0" w:rsidDel="00A8570B">
          <w:rPr>
            <w:rStyle w:val="Kommentarzeichen"/>
          </w:rPr>
          <w:commentReference w:id="1217"/>
        </w:r>
      </w:del>
      <w:moveTo w:id="1219" w:author="HÜFNER Katharina,Ass.Prof. Priv. Doz. Dr." w:date="2023-05-30T17:44:00Z">
        <w:del w:id="1220" w:author="HÜFNER Katharina,Ass.Prof. Priv. Doz. Dr." w:date="2023-05-31T15:20:00Z">
          <w:r w:rsidRPr="00FC1CC0" w:rsidDel="00A8570B">
            <w:rPr>
              <w:highlight w:val="yellow"/>
            </w:rPr>
            <w:delText xml:space="preserve">). However, during inflammation, BH4 is oxidized to the inactive derivative dihydrobiopterin and consumed during nitric oxide formation by the BH4-dependent nitric oxide synthase, which restricts BH4 from neurotransmitter synthesis </w:delText>
          </w:r>
          <w:commentRangeStart w:id="1221"/>
          <w:r w:rsidRPr="00FC1CC0" w:rsidDel="00A8570B">
            <w:rPr>
              <w:highlight w:val="yellow"/>
            </w:rPr>
            <w:delText>(3,6,16,24,25,70)</w:delText>
          </w:r>
        </w:del>
      </w:moveTo>
      <w:moveToRangeEnd w:id="1210"/>
      <w:commentRangeEnd w:id="1221"/>
      <w:del w:id="1222" w:author="HÜFNER Katharina,Ass.Prof. Priv. Doz. Dr." w:date="2023-05-31T15:20:00Z">
        <w:r w:rsidRPr="00A02908" w:rsidDel="00A8570B">
          <w:rPr>
            <w:rStyle w:val="Kommentarzeichen"/>
            <w:highlight w:val="yellow"/>
          </w:rPr>
          <w:commentReference w:id="1221"/>
        </w:r>
      </w:del>
    </w:p>
    <w:p w14:paraId="110E7A56" w14:textId="77777777" w:rsidR="00A8570B" w:rsidRDefault="00A8570B" w:rsidP="00A8570B">
      <w:pPr>
        <w:pStyle w:val="Textkrper"/>
        <w:rPr>
          <w:ins w:id="1223" w:author="HÜFNER Katharina,Ass.Prof. Priv. Doz. Dr." w:date="2023-05-31T15:15:00Z"/>
        </w:rPr>
      </w:pPr>
      <w:ins w:id="1224" w:author="HÜFNER Katharina,Ass.Prof. Priv. Doz. Dr." w:date="2023-05-31T15:15:00Z">
        <w:r w:rsidRPr="00E20D2B">
          <w:rPr>
            <w:highlight w:val="yellow"/>
          </w:rPr>
          <w:t xml:space="preserve">Two discrepancies of our results need a more thorough discussion. First, in the SIMMUN cohort, the inflammatory marker NEO was associated with higher plasma levels of KYN (22). Unexpectedly, another inflammatory variable, NLR could be linked to lower KYN. This may be explained e.g. by sustained suppression of neutrophil counts reported for up to 1 year after infection (65). Second, effects of inflammatory markers on neurotransmitter-associated metabolites were stronger in the INCOV than in the SIMMUN cohort. This phenomenon can be traced back to the more severe infection in INCOV study </w:t>
        </w:r>
        <w:proofErr w:type="gramStart"/>
        <w:r w:rsidRPr="00E20D2B">
          <w:rPr>
            <w:highlight w:val="yellow"/>
          </w:rPr>
          <w:t>participants</w:t>
        </w:r>
        <w:proofErr w:type="gramEnd"/>
      </w:ins>
    </w:p>
    <w:p w14:paraId="1CCCA274" w14:textId="77777777" w:rsidR="00A8570B" w:rsidRDefault="00A8570B" w:rsidP="006E46EF">
      <w:pPr>
        <w:pStyle w:val="Textkrper"/>
      </w:pPr>
    </w:p>
    <w:p w14:paraId="62420F08" w14:textId="77777777" w:rsidR="00F45A01" w:rsidRPr="00A02908" w:rsidRDefault="00F45A01" w:rsidP="00F45A01">
      <w:pPr>
        <w:spacing w:after="0"/>
        <w:rPr>
          <w:ins w:id="1225" w:author="HÜFNER Katharina,Ass.Prof. Priv. Doz. Dr." w:date="2023-05-30T16:31:00Z"/>
          <w:rStyle w:val="reviewer"/>
          <w:highlight w:val="magenta"/>
        </w:rPr>
      </w:pPr>
      <w:ins w:id="1226" w:author="HÜFNER Katharina,Ass.Prof. Priv. Doz. Dr." w:date="2023-05-30T16:31:00Z">
        <w:r w:rsidRPr="00A02908">
          <w:rPr>
            <w:rStyle w:val="reviewer"/>
            <w:highlight w:val="magenta"/>
          </w:rPr>
          <w:t xml:space="preserve">association between these two sets of factors and what you call mental health measured by HADS and PSS, first in the immune -&gt; HDAS symptomatology or kynurenine -&gt; HDAS symptomatology and then in the </w:t>
        </w:r>
      </w:ins>
    </w:p>
    <w:p w14:paraId="1B477DE0" w14:textId="77777777" w:rsidR="00F45A01" w:rsidRPr="00A02908" w:rsidRDefault="00F45A01" w:rsidP="00F45A01">
      <w:pPr>
        <w:spacing w:after="0"/>
        <w:rPr>
          <w:ins w:id="1227" w:author="HÜFNER Katharina,Ass.Prof. Priv. Doz. Dr." w:date="2023-05-30T16:31:00Z"/>
          <w:rStyle w:val="reviewer"/>
          <w:highlight w:val="magenta"/>
        </w:rPr>
      </w:pPr>
    </w:p>
    <w:p w14:paraId="1C1F5F8C" w14:textId="20B4B74B" w:rsidR="006E46EF" w:rsidRDefault="00F45A01" w:rsidP="00F45A01">
      <w:pPr>
        <w:spacing w:after="0" w:line="480" w:lineRule="auto"/>
      </w:pPr>
      <w:ins w:id="1228" w:author="HÜFNER Katharina,Ass.Prof. Priv. Doz. Dr." w:date="2023-05-30T16:31:00Z">
        <w:r w:rsidRPr="00A02908">
          <w:rPr>
            <w:rStyle w:val="reviewer"/>
            <w:highlight w:val="magenta"/>
          </w:rPr>
          <w:t>stress -&gt; immune direction</w:t>
        </w:r>
      </w:ins>
    </w:p>
    <w:p w14:paraId="7AA12EEF" w14:textId="56B70FB6" w:rsidR="006E46EF" w:rsidRDefault="00E20D2B" w:rsidP="006E46EF">
      <w:pPr>
        <w:pStyle w:val="berschrift2"/>
        <w:rPr>
          <w:ins w:id="1229" w:author="HÜFNER Katharina,Ass.Prof. Priv. Doz. Dr." w:date="2023-05-30T16:32:00Z"/>
        </w:rPr>
      </w:pPr>
      <w:ins w:id="1230" w:author="HÜFNER Katharina,Ass.Prof. Priv. Doz. Dr." w:date="2023-05-30T16:36:00Z">
        <w:r w:rsidRPr="00FA14F4">
          <w:rPr>
            <w:highlight w:val="yellow"/>
            <w:rPrChange w:id="1231" w:author="HÜFNER Katharina,Ass.Prof. Priv. Doz. Dr." w:date="2023-05-30T16:41:00Z">
              <w:rPr/>
            </w:rPrChange>
          </w:rPr>
          <w:t>The effect of inflammation on mental health could be mediated via</w:t>
        </w:r>
      </w:ins>
      <w:ins w:id="1232" w:author="Katharina Huefner" w:date="2023-05-31T21:01:00Z">
        <w:r w:rsidR="00D67C72">
          <w:rPr>
            <w:highlight w:val="yellow"/>
          </w:rPr>
          <w:t xml:space="preserve"> </w:t>
        </w:r>
      </w:ins>
      <w:del w:id="1233" w:author="HÜFNER Katharina,Ass.Prof. Priv. Doz. Dr." w:date="2023-05-30T16:36:00Z">
        <w:r w:rsidR="006E46EF" w:rsidRPr="00FA14F4" w:rsidDel="00E20D2B">
          <w:rPr>
            <w:highlight w:val="yellow"/>
            <w:rPrChange w:id="1234" w:author="HÜFNER Katharina,Ass.Prof. Priv. Doz. Dr." w:date="2023-05-30T16:41:00Z">
              <w:rPr/>
            </w:rPrChange>
          </w:rPr>
          <w:delText xml:space="preserve">Interaction of mental and somatic symptoms on </w:delText>
        </w:r>
      </w:del>
      <w:ins w:id="1235" w:author="HÜFNER Katharina,Ass.Prof. Priv. Doz. Dr." w:date="2023-05-30T16:35:00Z">
        <w:r w:rsidRPr="00FA14F4">
          <w:rPr>
            <w:highlight w:val="yellow"/>
            <w:rPrChange w:id="1236" w:author="HÜFNER Katharina,Ass.Prof. Priv. Doz. Dr." w:date="2023-05-30T16:41:00Z">
              <w:rPr/>
            </w:rPrChange>
          </w:rPr>
          <w:t xml:space="preserve">the kynurenine pathway and associated TRP and serotonin availability </w:t>
        </w:r>
      </w:ins>
      <w:ins w:id="1237" w:author="HÜFNER Katharina,Ass.Prof. Priv. Doz. Dr." w:date="2023-05-31T13:06:00Z">
        <w:r w:rsidR="00E859A1">
          <w:rPr>
            <w:highlight w:val="yellow"/>
          </w:rPr>
          <w:t xml:space="preserve">in </w:t>
        </w:r>
        <w:del w:id="1238" w:author="Katharina Huefner" w:date="2023-05-31T21:02:00Z">
          <w:r w:rsidR="00E859A1" w:rsidDel="00C44435">
            <w:rPr>
              <w:highlight w:val="yellow"/>
            </w:rPr>
            <w:delText>individuals</w:delText>
          </w:r>
        </w:del>
      </w:ins>
      <w:ins w:id="1239" w:author="Katharina Huefner" w:date="2023-05-31T21:02:00Z">
        <w:r w:rsidR="00C44435">
          <w:rPr>
            <w:highlight w:val="yellow"/>
          </w:rPr>
          <w:t>and</w:t>
        </w:r>
      </w:ins>
      <w:ins w:id="1240" w:author="HÜFNER Katharina,Ass.Prof. Priv. Doz. Dr." w:date="2023-05-31T13:06:00Z">
        <w:r w:rsidR="00E859A1">
          <w:rPr>
            <w:highlight w:val="yellow"/>
          </w:rPr>
          <w:t xml:space="preserve"> following </w:t>
        </w:r>
      </w:ins>
      <w:ins w:id="1241" w:author="HÜFNER Katharina,Ass.Prof. Priv. Doz. Dr." w:date="2023-05-31T13:07:00Z">
        <w:r w:rsidR="00E859A1">
          <w:rPr>
            <w:highlight w:val="yellow"/>
          </w:rPr>
          <w:t>SARS-CoV-2 infection</w:t>
        </w:r>
      </w:ins>
      <w:del w:id="1242" w:author="HÜFNER Katharina,Ass.Prof. Priv. Doz. Dr." w:date="2023-05-30T16:35:00Z">
        <w:r w:rsidR="006E46EF" w:rsidRPr="00FA14F4" w:rsidDel="00E20D2B">
          <w:rPr>
            <w:highlight w:val="yellow"/>
            <w:rPrChange w:id="1243" w:author="HÜFNER Katharina,Ass.Prof. Priv. Doz. Dr." w:date="2023-05-30T16:41:00Z">
              <w:rPr/>
            </w:rPrChange>
          </w:rPr>
          <w:delText xml:space="preserve">neurotransmitter precursor amino acids of the </w:delText>
        </w:r>
      </w:del>
      <w:del w:id="1244" w:author="HÜFNER Katharina,Ass.Prof. Priv. Doz. Dr." w:date="2023-05-30T16:32:00Z">
        <w:r w:rsidR="006E46EF" w:rsidRPr="00FA14F4" w:rsidDel="00F45A01">
          <w:rPr>
            <w:highlight w:val="yellow"/>
            <w:rPrChange w:id="1245" w:author="HÜFNER Katharina,Ass.Prof. Priv. Doz. Dr." w:date="2023-05-30T16:41:00Z">
              <w:rPr/>
            </w:rPrChange>
          </w:rPr>
          <w:delText>serotonin pathway</w:delText>
        </w:r>
      </w:del>
    </w:p>
    <w:p w14:paraId="1E43DD23" w14:textId="26D3E89E" w:rsidR="00F45A01" w:rsidRPr="00F45A01" w:rsidRDefault="00F45A01">
      <w:pPr>
        <w:pStyle w:val="Textkrper"/>
        <w:pPrChange w:id="1246" w:author="HÜFNER Katharina,Ass.Prof. Priv. Doz. Dr." w:date="2023-05-30T16:32:00Z">
          <w:pPr>
            <w:pStyle w:val="berschrift2"/>
          </w:pPr>
        </w:pPrChange>
      </w:pPr>
      <w:ins w:id="1247" w:author="HÜFNER Katharina,Ass.Prof. Priv. Doz. Dr." w:date="2023-05-30T16:32:00Z">
        <w:r w:rsidRPr="001E160C">
          <w:rPr>
            <w:highlight w:val="magenta"/>
            <w:rPrChange w:id="1248" w:author="HÜFNER Katharina,Ass.Prof. Priv. Doz. Dr." w:date="2023-05-30T17:10:00Z">
              <w:rPr/>
            </w:rPrChange>
          </w:rPr>
          <w:t>Immune system-&gt;depression, kynurenine -</w:t>
        </w:r>
        <w:proofErr w:type="spellStart"/>
        <w:r w:rsidRPr="001E160C">
          <w:rPr>
            <w:highlight w:val="magenta"/>
            <w:rPrChange w:id="1249" w:author="HÜFNER Katharina,Ass.Prof. Priv. Doz. Dr." w:date="2023-05-30T17:10:00Z">
              <w:rPr/>
            </w:rPrChange>
          </w:rPr>
          <w:t>depressoin</w:t>
        </w:r>
      </w:ins>
      <w:proofErr w:type="spellEnd"/>
    </w:p>
    <w:p w14:paraId="1492860E" w14:textId="3A0724E7" w:rsidR="006E46EF" w:rsidDel="00A8570B" w:rsidRDefault="006E46EF" w:rsidP="006E46EF">
      <w:pPr>
        <w:pStyle w:val="Textkrper"/>
        <w:rPr>
          <w:del w:id="1250" w:author="HÜFNER Katharina,Ass.Prof. Priv. Doz. Dr." w:date="2023-05-31T15:19:00Z"/>
        </w:rPr>
      </w:pPr>
      <w:del w:id="1251" w:author="HÜFNER Katharina,Ass.Prof. Priv. Doz. Dr." w:date="2023-05-30T17:08:00Z">
        <w:r w:rsidDel="00473D05">
          <w:delText xml:space="preserve">The results of multi-parameter modeling suggest SARS-CoV-2-dependent and -independent inflammation as well as SARS-CoV-2 related factors dependent and independent of inflammation on outcome parameters. </w:delText>
        </w:r>
        <w:bookmarkStart w:id="1252" w:name="X06d5803b870264757a6a8f746499db8b9f0f4b2"/>
        <w:bookmarkEnd w:id="1252"/>
        <w:r w:rsidDel="00473D05">
          <w:delText xml:space="preserve">The </w:delText>
        </w:r>
      </w:del>
      <w:del w:id="1253" w:author="HÜFNER Katharina,Ass.Prof. Priv. Doz. Dr." w:date="2023-05-30T16:42:00Z">
        <w:r w:rsidDel="00FA14F4">
          <w:delText xml:space="preserve">additive effects of inflammation, status post SARS-CoV-2 infection, mental stress and age may hence lower systemic availability of the serotonin precursor TRP and predispose to depressive or anxious disorders </w:delText>
        </w:r>
        <w:r w:rsidDel="00FA14F4">
          <w:fldChar w:fldCharType="begin"/>
        </w:r>
        <w:r w:rsidDel="00FA14F4">
          <w:delInstrText xml:space="preserve"> 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delInstrText>
        </w:r>
        <w:r w:rsidDel="00FA14F4">
          <w:fldChar w:fldCharType="separate"/>
        </w:r>
        <w:r w:rsidDel="00FA14F4">
          <w:rPr>
            <w:noProof/>
          </w:rPr>
          <w:delText>(Dantzer et al., 2008)</w:delText>
        </w:r>
        <w:r w:rsidDel="00FA14F4">
          <w:fldChar w:fldCharType="end"/>
        </w:r>
        <w:r w:rsidDel="00FA14F4">
          <w:delText xml:space="preserve"> (</w:delText>
        </w:r>
        <w:r w:rsidDel="00FA14F4">
          <w:rPr>
            <w:b/>
            <w:bCs/>
          </w:rPr>
          <w:delText>Figure 7</w:delText>
        </w:r>
        <w:r w:rsidDel="00FA14F4">
          <w:delText>).</w:delText>
        </w:r>
        <w:bookmarkStart w:id="1254" w:name="results-bioinformatic-part"/>
        <w:bookmarkStart w:id="1255" w:name="X050791c7a007b0753f302a5a6ba3b57b7606a19"/>
        <w:bookmarkEnd w:id="1254"/>
        <w:bookmarkEnd w:id="1255"/>
        <w:r w:rsidDel="00FA14F4">
          <w:delText xml:space="preserve"> </w:delText>
        </w:r>
        <w:r w:rsidDel="00FA14F4">
          <w:rPr>
            <w:lang w:val="en-GB"/>
          </w:rPr>
          <w:delText xml:space="preserve">This finding i.e. the interaction of mental and physical health with an additive effect on neurotransmitter precursor amino acid levels has been observed by our group independently of COVID-19 </w:delText>
        </w:r>
        <w:r w:rsidDel="00FA14F4">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sidDel="00FA14F4">
          <w:rPr>
            <w:lang w:val="en-GB"/>
          </w:rPr>
          <w:delInstrText xml:space="preserve"> ADDIN EN.CITE </w:delInstrText>
        </w:r>
        <w:r w:rsidDel="00FA14F4">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sidDel="00FA14F4">
          <w:rPr>
            <w:lang w:val="en-GB"/>
          </w:rPr>
          <w:delInstrText xml:space="preserve"> ADDIN EN.CITE.DATA </w:delInstrText>
        </w:r>
        <w:r w:rsidDel="00FA14F4">
          <w:rPr>
            <w:lang w:val="en-GB"/>
          </w:rPr>
        </w:r>
        <w:r w:rsidDel="00FA14F4">
          <w:rPr>
            <w:lang w:val="en-GB"/>
          </w:rPr>
          <w:fldChar w:fldCharType="end"/>
        </w:r>
        <w:r w:rsidDel="00FA14F4">
          <w:rPr>
            <w:lang w:val="en-GB"/>
          </w:rPr>
        </w:r>
        <w:r w:rsidDel="00FA14F4">
          <w:rPr>
            <w:lang w:val="en-GB"/>
          </w:rPr>
          <w:fldChar w:fldCharType="separate"/>
        </w:r>
        <w:r w:rsidDel="00FA14F4">
          <w:rPr>
            <w:noProof/>
            <w:lang w:val="en-GB"/>
          </w:rPr>
          <w:delText>(Hüfner et al., 2015)</w:delText>
        </w:r>
        <w:r w:rsidDel="00FA14F4">
          <w:rPr>
            <w:lang w:val="en-GB"/>
          </w:rPr>
          <w:fldChar w:fldCharType="end"/>
        </w:r>
      </w:del>
      <w:del w:id="1256" w:author="Katharina Huefner" w:date="2023-05-31T22:25:00Z">
        <w:r w:rsidDel="00EC237C">
          <w:rPr>
            <w:lang w:val="en-GB"/>
          </w:rPr>
          <w:delText xml:space="preserve">. </w:delText>
        </w:r>
      </w:del>
      <w:del w:id="1257" w:author="HÜFNER Katharina,Ass.Prof. Priv. Doz. Dr." w:date="2023-05-30T16:46:00Z">
        <w:r w:rsidDel="006C77A5">
          <w:rPr>
            <w:lang w:val="en-GB"/>
          </w:rPr>
          <w:delText xml:space="preserve">We have also shown previously that not only acute but also chronic somatic diseases can interact with mental health presumably via their bi-directional influence on neurotransmitter precursor amino acid levels </w:delText>
        </w:r>
        <w:r w:rsidDel="006C77A5">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sidDel="006C77A5">
          <w:rPr>
            <w:lang w:val="en-GB"/>
          </w:rPr>
          <w:delInstrText xml:space="preserve"> ADDIN EN.CITE </w:delInstrText>
        </w:r>
        <w:r w:rsidDel="006C77A5">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sidDel="006C77A5">
          <w:rPr>
            <w:lang w:val="en-GB"/>
          </w:rPr>
          <w:delInstrText xml:space="preserve"> ADDIN EN.CITE.DATA </w:delInstrText>
        </w:r>
        <w:r w:rsidDel="006C77A5">
          <w:rPr>
            <w:lang w:val="en-GB"/>
          </w:rPr>
        </w:r>
        <w:r w:rsidDel="006C77A5">
          <w:rPr>
            <w:lang w:val="en-GB"/>
          </w:rPr>
          <w:fldChar w:fldCharType="end"/>
        </w:r>
        <w:r w:rsidDel="006C77A5">
          <w:rPr>
            <w:lang w:val="en-GB"/>
          </w:rPr>
        </w:r>
        <w:r w:rsidDel="006C77A5">
          <w:rPr>
            <w:lang w:val="en-GB"/>
          </w:rPr>
          <w:fldChar w:fldCharType="separate"/>
        </w:r>
        <w:r w:rsidDel="006C77A5">
          <w:rPr>
            <w:noProof/>
            <w:lang w:val="en-GB"/>
          </w:rPr>
          <w:delText>(Hüfner et al., 2019)</w:delText>
        </w:r>
        <w:r w:rsidDel="006C77A5">
          <w:rPr>
            <w:lang w:val="en-GB"/>
          </w:rPr>
          <w:fldChar w:fldCharType="end"/>
        </w:r>
        <w:r w:rsidDel="006C77A5">
          <w:delText>.</w:delText>
        </w:r>
      </w:del>
      <w:moveFromRangeStart w:id="1258" w:author="HÜFNER Katharina,Ass.Prof. Priv. Doz. Dr." w:date="2023-05-30T16:38:00Z" w:name="move136357134"/>
      <w:moveFrom w:id="1259" w:author="HÜFNER Katharina,Ass.Prof. Priv. Doz. Dr." w:date="2023-05-30T16:38:00Z">
        <w:del w:id="1260" w:author="HÜFNER Katharina,Ass.Prof. Priv. Doz. Dr." w:date="2023-05-30T16:46:00Z">
          <w:r w:rsidDel="006C77A5">
            <w:rPr>
              <w:lang w:val="en-GB"/>
            </w:rPr>
            <w:delText xml:space="preserve"> We have also demonstr</w:delText>
          </w:r>
        </w:del>
        <w:r w:rsidDel="00E20D2B">
          <w:rPr>
            <w:lang w:val="en-GB"/>
          </w:rPr>
          <w:t>ated previously the influence of acute mental stress on KYN/TRP values</w:t>
        </w:r>
        <w:r w:rsidRPr="008830C5" w:rsidDel="00E20D2B">
          <w:rPr>
            <w:lang w:val="en-GB"/>
          </w:rPr>
          <w:t xml:space="preserve"> </w:t>
        </w:r>
        <w:r w:rsidDel="00E20D2B">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sidDel="00E20D2B">
          <w:rPr>
            <w:lang w:val="en-GB"/>
          </w:rPr>
          <w:instrText xml:space="preserve"> ADDIN EN.CITE </w:instrText>
        </w:r>
        <w:r w:rsidDel="00E20D2B">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sidDel="00E20D2B">
          <w:rPr>
            <w:lang w:val="en-GB"/>
          </w:rPr>
          <w:instrText xml:space="preserve"> ADDIN EN.CITE.DATA </w:instrText>
        </w:r>
      </w:moveFrom>
      <w:del w:id="1261" w:author="HÜFNER Katharina,Ass.Prof. Priv. Doz. Dr." w:date="2023-05-30T16:38:00Z"/>
      <w:moveFrom w:id="1262" w:author="HÜFNER Katharina,Ass.Prof. Priv. Doz. Dr." w:date="2023-05-30T16:38:00Z">
        <w:r w:rsidDel="00E20D2B">
          <w:fldChar w:fldCharType="end"/>
        </w:r>
      </w:moveFrom>
      <w:del w:id="1263" w:author="HÜFNER Katharina,Ass.Prof. Priv. Doz. Dr." w:date="2023-05-30T16:38:00Z"/>
      <w:moveFrom w:id="1264" w:author="HÜFNER Katharina,Ass.Prof. Priv. Doz. Dr." w:date="2023-05-30T16:38:00Z">
        <w:r w:rsidDel="00E20D2B">
          <w:fldChar w:fldCharType="separate"/>
        </w:r>
        <w:r w:rsidRPr="00187863" w:rsidDel="00E20D2B">
          <w:rPr>
            <w:noProof/>
            <w:lang w:val="en-GB"/>
          </w:rPr>
          <w:t>(Hüfner et al., 2020)</w:t>
        </w:r>
        <w:r w:rsidDel="00E20D2B">
          <w:fldChar w:fldCharType="end"/>
        </w:r>
      </w:moveFrom>
      <w:moveFromRangeEnd w:id="1258"/>
      <w:del w:id="1265" w:author="HÜFNER Katharina,Ass.Prof. Priv. Doz. Dr." w:date="2023-05-31T15:19:00Z">
        <w:r w:rsidDel="00A8570B">
          <w:rPr>
            <w:lang w:val="en-GB"/>
          </w:rPr>
          <w:delText>.</w:delText>
        </w:r>
      </w:del>
    </w:p>
    <w:p w14:paraId="631EE250" w14:textId="7A4299E7" w:rsidR="00E20D2B" w:rsidDel="00A8570B" w:rsidRDefault="00E20D2B" w:rsidP="006E46EF">
      <w:pPr>
        <w:pStyle w:val="Textkrper"/>
        <w:rPr>
          <w:del w:id="1266" w:author="HÜFNER Katharina,Ass.Prof. Priv. Doz. Dr." w:date="2023-05-31T15:19:00Z"/>
        </w:rPr>
      </w:pPr>
    </w:p>
    <w:p w14:paraId="4609C616" w14:textId="3214F039" w:rsidR="00296CEB" w:rsidRDefault="00AB5B1D" w:rsidP="006E46EF">
      <w:pPr>
        <w:pStyle w:val="Textkrper"/>
        <w:rPr>
          <w:ins w:id="1267" w:author="Katharina Huefner" w:date="2023-05-31T21:39:00Z"/>
        </w:rPr>
      </w:pPr>
      <w:moveToRangeStart w:id="1268" w:author="HÜFNER Katharina,Ass.Prof. Priv. Doz. Dr." w:date="2023-05-30T17:21:00Z" w:name="move136359712"/>
      <w:moveTo w:id="1269" w:author="HÜFNER Katharina,Ass.Prof. Priv. Doz. Dr." w:date="2023-05-30T17:21:00Z">
        <w:r>
          <w:t xml:space="preserve">Low grade inflammation is a transdiagnostic feature of many psychiatric disorders and psychopathological symptoms </w:t>
        </w:r>
        <w:r>
          <w:fldChar w:fldCharType="begin"/>
        </w:r>
        <w:r>
          <w:instrText xml:space="preserve"> ADDIN EN.CITE &lt;EndNote&gt;&lt;Cite&gt;&lt;Author&gt;Miller&lt;/Author&gt;&lt;Year&gt;2016&lt;/Year&gt;&lt;RecNum&gt;84&lt;/RecNum&gt;&lt;DisplayText&gt;(Miller and Raison, 2016)&lt;/DisplayText&gt;&lt;record&gt;&lt;rec-number&gt;84&lt;/rec-number&gt;&lt;foreign-keys&gt;&lt;key app="EN" db-id="9tt09s2ss9vtrhedz5b55dtx0005ssfv2rwp" timestamp="1665401139"&gt;84&lt;/key&gt;&lt;/foreign-keys&gt;&lt;ref-type name="Journal Article"&gt;17&lt;/ref-type&gt;&lt;contributors&gt;&lt;authors&gt;&lt;author&gt;Miller, Andrew H.&lt;/author&gt;&lt;author&gt;Raison, Charles L.&lt;/author&gt;&lt;/authors&gt;&lt;/contributors&gt;&lt;titles&gt;&lt;title&gt;The role of inflammation in depression: from evolutionary imperative to modern treatment target&lt;/title&gt;&lt;secondary-title&gt;Nature Reviews Immunology&lt;/secondary-title&gt;&lt;/titles&gt;&lt;periodical&gt;&lt;full-title&gt;Nature Reviews Immunology&lt;/full-title&gt;&lt;/periodical&gt;&lt;pages&gt;22-34&lt;/pages&gt;&lt;volume&gt;16&lt;/volume&gt;&lt;number&gt;1&lt;/number&gt;&lt;dates&gt;&lt;year&gt;2016&lt;/year&gt;&lt;pub-dates&gt;&lt;date&gt;2016/01/01&lt;/date&gt;&lt;/pub-dates&gt;&lt;/dates&gt;&lt;isbn&gt;1474-1741&lt;/isbn&gt;&lt;urls&gt;&lt;related-urls&gt;&lt;url&gt;https://doi.org/10.1038/nri.2015.5&lt;/url&gt;&lt;/related-urls&gt;&lt;/urls&gt;&lt;electronic-resource-num&gt;10.1038/nri.2015.5&lt;/electronic-resource-num&gt;&lt;/record&gt;&lt;/Cite&gt;&lt;/EndNote&gt;</w:instrText>
        </w:r>
        <w:r>
          <w:fldChar w:fldCharType="separate"/>
        </w:r>
        <w:r>
          <w:rPr>
            <w:noProof/>
          </w:rPr>
          <w:t>(Miller and Raison, 2016)</w:t>
        </w:r>
        <w:r>
          <w:fldChar w:fldCharType="end"/>
        </w:r>
        <w:r>
          <w:t xml:space="preserve">. </w:t>
        </w:r>
      </w:moveTo>
      <w:moveToRangeEnd w:id="1268"/>
      <w:r w:rsidR="006E46EF">
        <w:t xml:space="preserve">Sickness </w:t>
      </w:r>
      <w:proofErr w:type="spellStart"/>
      <w:r w:rsidR="006E46EF">
        <w:t>behaviour</w:t>
      </w:r>
      <w:proofErr w:type="spellEnd"/>
      <w:r w:rsidR="006E46EF">
        <w:t xml:space="preserve"> in humans comprises</w:t>
      </w:r>
      <w:ins w:id="1270" w:author="HÜFNER Katharina,Ass.Prof. Priv. Doz. Dr." w:date="2023-05-30T16:47:00Z">
        <w:r w:rsidR="006C77A5">
          <w:t>,</w:t>
        </w:r>
      </w:ins>
      <w:r w:rsidR="006E46EF">
        <w:t xml:space="preserve"> among others</w:t>
      </w:r>
      <w:ins w:id="1271" w:author="HÜFNER Katharina,Ass.Prof. Priv. Doz. Dr." w:date="2023-05-30T16:47:00Z">
        <w:r w:rsidR="006C77A5">
          <w:t>,</w:t>
        </w:r>
      </w:ins>
      <w:r w:rsidR="006E46EF">
        <w:t xml:space="preserve"> symptoms of depressed and anxious mood, social disconnection, fatigue, cognitive disturbance, and psychomotor slowing  </w:t>
      </w:r>
      <w:r w:rsidR="006E46EF">
        <w:fldChar w:fldCharType="begin"/>
      </w:r>
      <w:r w:rsidR="006E46EF">
        <w:instrText xml:space="preserve"> 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sidR="006E46EF">
        <w:fldChar w:fldCharType="separate"/>
      </w:r>
      <w:r w:rsidR="006E46EF">
        <w:rPr>
          <w:noProof/>
        </w:rPr>
        <w:t>(Bower et al., 2022)</w:t>
      </w:r>
      <w:r w:rsidR="006E46EF">
        <w:fldChar w:fldCharType="end"/>
      </w:r>
      <w:r w:rsidR="006E46EF">
        <w:t xml:space="preserve">. This is a clear indication that inflammatory changes are associated also with alterations of mental status </w:t>
      </w:r>
      <w:r w:rsidR="006E46EF">
        <w:fldChar w:fldCharType="begin"/>
      </w:r>
      <w:r w:rsidR="006E46EF">
        <w:instrText xml:space="preserve"> 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sidR="006E46EF">
        <w:fldChar w:fldCharType="separate"/>
      </w:r>
      <w:r w:rsidR="006E46EF">
        <w:rPr>
          <w:noProof/>
        </w:rPr>
        <w:t>(Dantzer et al., 2008)</w:t>
      </w:r>
      <w:r w:rsidR="006E46EF">
        <w:fldChar w:fldCharType="end"/>
      </w:r>
      <w:ins w:id="1272" w:author="HÜFNER Katharina,Ass.Prof. Priv. Doz. Dr." w:date="2023-05-30T16:47:00Z">
        <w:r w:rsidR="006C77A5">
          <w:t xml:space="preserve">. </w:t>
        </w:r>
      </w:ins>
      <w:ins w:id="1273" w:author="Katharina Huefner" w:date="2023-05-31T21:40:00Z">
        <w:r w:rsidR="00296CEB">
          <w:t>Elevated levels of pre-</w:t>
        </w:r>
        <w:r w:rsidR="00296CEB" w:rsidRPr="00594DCB">
          <w:rPr>
            <w:highlight w:val="yellow"/>
          </w:rPr>
          <w:t>existing (i.e. prior to the beginning of the pandemic)</w:t>
        </w:r>
        <w:r w:rsidR="00296CEB">
          <w:t xml:space="preserve"> inflammation markers  were associated with a 40% greater risk of developing depressive symptoms in the early months of the pandemic, and mental stress was proposed as the mediating factor  </w:t>
        </w:r>
        <w:r w:rsidR="00296CEB">
          <w:fldChar w:fldCharType="begin"/>
        </w:r>
        <w:r w:rsidR="00296CEB">
          <w:instrText xml:space="preserve"> ADDIN EN.CITE &lt;EndNote&gt;&lt;Cite&gt;&lt;Author&gt;Hamilton&lt;/Author&gt;&lt;Year&gt;2021&lt;/Year&gt;&lt;RecNum&gt;93&lt;/RecNum&gt;&lt;DisplayText&gt;(Hamilton et al., 2021)&lt;/DisplayText&gt;&lt;record&gt;&lt;rec-number&gt;93&lt;/rec-number&gt;&lt;foreign-keys&gt;&lt;key app="EN" db-id="9tt09s2ss9vtrhedz5b55dtx0005ssfv2rwp" timestamp="1665401740"&gt;93&lt;/key&gt;&lt;/foreign-keys&gt;&lt;ref-type name="Journal Article"&gt;17&lt;/ref-type&gt;&lt;contributors&gt;&lt;authors&gt;&lt;author&gt;Hamilton, O. S.&lt;/author&gt;&lt;author&gt;Cadar, D.&lt;/author&gt;&lt;author&gt;Steptoe, A.&lt;/author&gt;&lt;/authors&gt;&lt;/contributors&gt;&lt;auth-address&gt;Behavioural Science and Health, University College London, London, UK. odessa.hamilton.19@ucl.ac.uk.&amp;#xD;Behavioural Science and Health, University College London, London, UK.&lt;/auth-address&gt;&lt;titles&gt;&lt;title&gt;Systemic inflammation and emotional responses during the COVID-19 pandemic&lt;/title&gt;&lt;secondary-title&gt;Transl Psychiatry&lt;/secondary-title&gt;&lt;/titles&gt;&lt;periodical&gt;&lt;full-title&gt;Transl Psychiatry&lt;/full-title&gt;&lt;/periodical&gt;&lt;pages&gt;626&lt;/pages&gt;&lt;volume&gt;11&lt;/volume&gt;&lt;number&gt;1&lt;/number&gt;&lt;edition&gt;2021/12/11&lt;/edition&gt;&lt;keywords&gt;&lt;keyword&gt;Aged&lt;/keyword&gt;&lt;keyword&gt;*covid-19&lt;/keyword&gt;&lt;keyword&gt;Depression/epidemiology&lt;/keyword&gt;&lt;keyword&gt;Emotions&lt;/keyword&gt;&lt;keyword&gt;Humans&lt;/keyword&gt;&lt;keyword&gt;Inflammation/epidemiology&lt;/keyword&gt;&lt;keyword&gt;Longitudinal Studies&lt;/keyword&gt;&lt;keyword&gt;*Pandemics&lt;/keyword&gt;&lt;keyword&gt;SARS-CoV-2&lt;/keyword&gt;&lt;/keywords&gt;&lt;dates&gt;&lt;year&gt;2021&lt;/year&gt;&lt;pub-dates&gt;&lt;date&gt;Dec 9&lt;/date&gt;&lt;/pub-dates&gt;&lt;/dates&gt;&lt;isbn&gt;2158-3188&lt;/isbn&gt;&lt;accession-num&gt;34887380&lt;/accession-num&gt;&lt;urls&gt;&lt;/urls&gt;&lt;custom2&gt;PMC8656139&lt;/custom2&gt;&lt;electronic-resource-num&gt;10.1038/s41398-021-01753-5&lt;/electronic-resource-num&gt;&lt;remote-database-provider&gt;NLM&lt;/remote-database-provider&gt;&lt;language&gt;eng&lt;/language&gt;&lt;/record&gt;&lt;/Cite&gt;&lt;/EndNote&gt;</w:instrText>
        </w:r>
        <w:r w:rsidR="00296CEB">
          <w:fldChar w:fldCharType="separate"/>
        </w:r>
        <w:r w:rsidR="00296CEB">
          <w:rPr>
            <w:noProof/>
          </w:rPr>
          <w:t>(Hamilton et al., 2021)</w:t>
        </w:r>
        <w:r w:rsidR="00296CEB">
          <w:fldChar w:fldCharType="end"/>
        </w:r>
        <w:r w:rsidR="00296CEB">
          <w:t>. Protracted systemic inflammation beyond acute phase of COVID-19 is</w:t>
        </w:r>
        <w:r w:rsidR="00296CEB">
          <w:t xml:space="preserve"> </w:t>
        </w:r>
        <w:r w:rsidR="00296CEB">
          <w:t xml:space="preserve">linked to reduced antioxidative </w:t>
        </w:r>
        <w:proofErr w:type="spellStart"/>
        <w:r w:rsidR="00296CEB">
          <w:t>glutathion</w:t>
        </w:r>
        <w:proofErr w:type="spellEnd"/>
        <w:r w:rsidR="00296CEB">
          <w:t xml:space="preserve"> in the brain as well </w:t>
        </w:r>
        <w:proofErr w:type="gramStart"/>
        <w:r w:rsidR="00296CEB">
          <w:t>as  depressive</w:t>
        </w:r>
        <w:proofErr w:type="gramEnd"/>
        <w:r w:rsidR="00296CEB">
          <w:t xml:space="preserve"> symptoms </w:t>
        </w:r>
        <w:r w:rsidR="00296CEB">
          <w:fldChar w:fldCharType="begin">
            <w:fldData xml:space="preserve">PEVuZE5vdGU+PENpdGU+PEF1dGhvcj5Qb2xldHRpPC9BdXRob3I+PFllYXI+MjAyMjwvWWVhcj48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</w:fldData>
          </w:fldChar>
        </w:r>
        <w:r w:rsidR="00296CEB">
          <w:instrText xml:space="preserve"> ADDIN EN.CITE </w:instrText>
        </w:r>
        <w:r w:rsidR="00296CEB">
          <w:fldChar w:fldCharType="begin">
            <w:fldData xml:space="preserve">PEVuZE5vdGU+PENpdGU+PEF1dGhvcj5Qb2xldHRpPC9BdXRob3I+PFllYXI+MjAyMjwvWWVhcj48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</w:fldData>
          </w:fldChar>
        </w:r>
        <w:r w:rsidR="00296CEB">
          <w:instrText xml:space="preserve"> ADDIN EN.CITE.DATA </w:instrText>
        </w:r>
        <w:r w:rsidR="00296CEB">
          <w:fldChar w:fldCharType="end"/>
        </w:r>
        <w:r w:rsidR="00296CEB">
          <w:fldChar w:fldCharType="separate"/>
        </w:r>
        <w:r w:rsidR="00296CEB">
          <w:rPr>
            <w:noProof/>
          </w:rPr>
          <w:t>(Poletti et al., 2022)</w:t>
        </w:r>
        <w:r w:rsidR="00296CEB">
          <w:fldChar w:fldCharType="end"/>
        </w:r>
        <w:r w:rsidR="00296CEB">
          <w:t xml:space="preserve">. </w:t>
        </w:r>
      </w:ins>
      <w:ins w:id="1274" w:author="HÜFNER Katharina,Ass.Prof. Priv. Doz. Dr." w:date="2023-05-30T16:47:00Z">
        <w:del w:id="1275" w:author="Katharina Huefner" w:date="2023-05-31T21:40:00Z">
          <w:r w:rsidR="006C77A5" w:rsidDel="00296CEB">
            <w:delText xml:space="preserve"> </w:delText>
          </w:r>
        </w:del>
      </w:ins>
    </w:p>
    <w:p w14:paraId="723C1B88" w14:textId="0CECF853" w:rsidR="006E46EF" w:rsidDel="00296CEB" w:rsidRDefault="006E46EF" w:rsidP="006E46EF">
      <w:pPr>
        <w:pStyle w:val="Textkrper"/>
        <w:rPr>
          <w:del w:id="1276" w:author="Katharina Huefner" w:date="2023-05-31T21:40:00Z"/>
        </w:rPr>
      </w:pPr>
      <w:del w:id="1277" w:author="HÜFNER Katharina,Ass.Prof. Priv. Doz. Dr." w:date="2023-05-30T17:02:00Z">
        <w:r w:rsidDel="00B16D41">
          <w:delText>and especially for</w:delText>
        </w:r>
      </w:del>
      <w:ins w:id="1278" w:author="Katharina Huefner" w:date="2023-05-31T21:02:00Z">
        <w:r w:rsidR="00C44435">
          <w:t>F</w:t>
        </w:r>
      </w:ins>
      <w:ins w:id="1279" w:author="HÜFNER Katharina,Ass.Prof. Priv. Doz. Dr." w:date="2023-05-30T17:02:00Z">
        <w:del w:id="1280" w:author="Katharina Huefner" w:date="2023-05-31T21:02:00Z">
          <w:r w:rsidR="00B16D41" w:rsidDel="00C44435">
            <w:delText>f</w:delText>
          </w:r>
        </w:del>
        <w:r w:rsidR="00B16D41">
          <w:t xml:space="preserve">or </w:t>
        </w:r>
      </w:ins>
      <w:r>
        <w:t xml:space="preserve"> the KYN</w:t>
      </w:r>
      <w:ins w:id="1281" w:author="HÜFNER Katharina,Ass.Prof. Priv. Doz. Dr." w:date="2023-05-30T17:02:00Z">
        <w:r w:rsidR="00B16D41">
          <w:t xml:space="preserve"> </w:t>
        </w:r>
        <w:r w:rsidR="00B16D41" w:rsidRPr="001E160C">
          <w:rPr>
            <w:highlight w:val="yellow"/>
            <w:rPrChange w:id="1282" w:author="HÜFNER Katharina,Ass.Prof. Priv. Doz. Dr." w:date="2023-05-30T17:11:00Z">
              <w:rPr/>
            </w:rPrChange>
          </w:rPr>
          <w:t xml:space="preserve">pathway </w:t>
        </w:r>
      </w:ins>
      <w:r w:rsidRPr="001E160C">
        <w:rPr>
          <w:highlight w:val="yellow"/>
          <w:rPrChange w:id="1283" w:author="HÜFNER Katharina,Ass.Prof. Priv. Doz. Dr." w:date="2023-05-30T17:11:00Z">
            <w:rPr/>
          </w:rPrChange>
        </w:rPr>
        <w:t xml:space="preserve"> and </w:t>
      </w:r>
      <w:ins w:id="1284" w:author="HÜFNER Katharina,Ass.Prof. Priv. Doz. Dr." w:date="2023-05-30T17:02:00Z">
        <w:r w:rsidR="00B16D41" w:rsidRPr="001E160C">
          <w:rPr>
            <w:highlight w:val="yellow"/>
            <w:rPrChange w:id="1285" w:author="HÜFNER Katharina,Ass.Prof. Priv. Doz. Dr." w:date="2023-05-30T17:11:00Z">
              <w:rPr/>
            </w:rPrChange>
          </w:rPr>
          <w:t xml:space="preserve">associated </w:t>
        </w:r>
      </w:ins>
      <w:r w:rsidRPr="001E160C">
        <w:rPr>
          <w:highlight w:val="yellow"/>
          <w:rPrChange w:id="1286" w:author="HÜFNER Katharina,Ass.Prof. Priv. Doz. Dr." w:date="2023-05-30T17:11:00Z">
            <w:rPr/>
          </w:rPrChange>
        </w:rPr>
        <w:t xml:space="preserve">TRP </w:t>
      </w:r>
      <w:del w:id="1287" w:author="HÜFNER Katharina,Ass.Prof. Priv. Doz. Dr." w:date="2023-05-30T17:02:00Z">
        <w:r w:rsidRPr="001E160C" w:rsidDel="00B16D41">
          <w:rPr>
            <w:highlight w:val="yellow"/>
            <w:rPrChange w:id="1288" w:author="HÜFNER Katharina,Ass.Prof. Priv. Doz. Dr." w:date="2023-05-30T17:11:00Z">
              <w:rPr/>
            </w:rPrChange>
          </w:rPr>
          <w:delText xml:space="preserve">pathway </w:delText>
        </w:r>
      </w:del>
      <w:ins w:id="1289" w:author="HÜFNER Katharina,Ass.Prof. Priv. Doz. Dr." w:date="2023-05-30T17:02:00Z">
        <w:r w:rsidR="00B16D41" w:rsidRPr="001E160C">
          <w:rPr>
            <w:highlight w:val="yellow"/>
            <w:rPrChange w:id="1290" w:author="HÜFNER Katharina,Ass.Prof. Priv. Doz. Dr." w:date="2023-05-30T17:11:00Z">
              <w:rPr/>
            </w:rPrChange>
          </w:rPr>
          <w:t xml:space="preserve">and serotonin </w:t>
        </w:r>
        <w:del w:id="1291" w:author="HÜFNER Katharina,Ass.Prof. Priv. Doz. Dr." w:date="2023-05-30T17:11:00Z">
          <w:r w:rsidR="00B16D41" w:rsidRPr="001E160C" w:rsidDel="001E160C">
            <w:rPr>
              <w:highlight w:val="yellow"/>
              <w:rPrChange w:id="1292" w:author="HÜFNER Katharina,Ass.Prof. Priv. Doz. Dr." w:date="2023-05-30T17:11:00Z">
                <w:rPr/>
              </w:rPrChange>
            </w:rPr>
            <w:delText>availaibility</w:delText>
          </w:r>
        </w:del>
      </w:ins>
      <w:ins w:id="1293" w:author="HÜFNER Katharina,Ass.Prof. Priv. Doz. Dr." w:date="2023-05-30T17:11:00Z">
        <w:r w:rsidR="001E160C" w:rsidRPr="001E160C">
          <w:rPr>
            <w:highlight w:val="yellow"/>
            <w:rPrChange w:id="1294" w:author="HÜFNER Katharina,Ass.Prof. Priv. Doz. Dr." w:date="2023-05-30T17:11:00Z">
              <w:rPr/>
            </w:rPrChange>
          </w:rPr>
          <w:t>availability</w:t>
        </w:r>
      </w:ins>
      <w:del w:id="1295" w:author="HÜFNER Katharina,Ass.Prof. Priv. Doz. Dr." w:date="2023-05-30T17:02:00Z">
        <w:r w:rsidRPr="001E160C" w:rsidDel="00B16D41">
          <w:rPr>
            <w:highlight w:val="yellow"/>
            <w:rPrChange w:id="1296" w:author="HÜFNER Katharina,Ass.Prof. Priv. Doz. Dr." w:date="2023-05-30T17:11:00Z">
              <w:rPr/>
            </w:rPrChange>
          </w:rPr>
          <w:delText>data are</w:delText>
        </w:r>
      </w:del>
      <w:r w:rsidRPr="001E160C">
        <w:rPr>
          <w:highlight w:val="yellow"/>
          <w:rPrChange w:id="1297" w:author="HÜFNER Katharina,Ass.Prof. Priv. Doz. Dr." w:date="2023-05-30T17:11:00Z">
            <w:rPr/>
          </w:rPrChange>
        </w:rPr>
        <w:t xml:space="preserve"> </w:t>
      </w:r>
      <w:ins w:id="1298" w:author="HÜFNER Katharina,Ass.Prof. Priv. Doz. Dr." w:date="2023-05-30T17:04:00Z">
        <w:del w:id="1299" w:author="HÜFNER Katharina,Ass.Prof. Priv. Doz. Dr." w:date="2023-05-30T17:11:00Z">
          <w:r w:rsidR="00024037" w:rsidRPr="001E160C" w:rsidDel="001E160C">
            <w:rPr>
              <w:highlight w:val="yellow"/>
              <w:rPrChange w:id="1300" w:author="HÜFNER Katharina,Ass.Prof. Priv. Doz. Dr." w:date="2023-05-30T17:11:00Z">
                <w:rPr/>
              </w:rPrChange>
            </w:rPr>
            <w:delText>evidnce</w:delText>
          </w:r>
        </w:del>
      </w:ins>
      <w:ins w:id="1301" w:author="HÜFNER Katharina,Ass.Prof. Priv. Doz. Dr." w:date="2023-05-30T17:11:00Z">
        <w:r w:rsidR="001E160C" w:rsidRPr="001E160C">
          <w:rPr>
            <w:highlight w:val="yellow"/>
            <w:rPrChange w:id="1302" w:author="HÜFNER Katharina,Ass.Prof. Priv. Doz. Dr." w:date="2023-05-30T17:11:00Z">
              <w:rPr/>
            </w:rPrChange>
          </w:rPr>
          <w:t>evidence</w:t>
        </w:r>
      </w:ins>
      <w:ins w:id="1303" w:author="HÜFNER Katharina,Ass.Prof. Priv. Doz. Dr." w:date="2023-05-30T17:04:00Z">
        <w:r w:rsidR="00024037" w:rsidRPr="001E160C">
          <w:rPr>
            <w:highlight w:val="yellow"/>
            <w:rPrChange w:id="1304" w:author="HÜFNER Katharina,Ass.Prof. Priv. Doz. Dr." w:date="2023-05-30T17:11:00Z">
              <w:rPr/>
            </w:rPrChange>
          </w:rPr>
          <w:t xml:space="preserve"> in a larger and recent metanalysis has shown increases</w:t>
        </w:r>
      </w:ins>
      <w:ins w:id="1305" w:author="HÜFNER Katharina,Ass.Prof. Priv. Doz. Dr." w:date="2023-05-30T17:05:00Z">
        <w:r w:rsidR="00024037" w:rsidRPr="001E160C">
          <w:rPr>
            <w:highlight w:val="yellow"/>
            <w:rPrChange w:id="1306" w:author="HÜFNER Katharina,Ass.Prof. Priv. Doz. Dr." w:date="2023-05-30T17:11:00Z">
              <w:rPr/>
            </w:rPrChange>
          </w:rPr>
          <w:t xml:space="preserve"> in KYN and KYN/TRP as well as decreases in TRP </w:t>
        </w:r>
      </w:ins>
      <w:ins w:id="1307" w:author="HÜFNER Katharina,Ass.Prof. Priv. Doz. Dr." w:date="2023-05-30T17:06:00Z">
        <w:r w:rsidR="00024037" w:rsidRPr="001E160C">
          <w:rPr>
            <w:highlight w:val="yellow"/>
            <w:rPrChange w:id="1308" w:author="HÜFNER Katharina,Ass.Prof. Priv. Doz. Dr." w:date="2023-05-30T17:11:00Z">
              <w:rPr/>
            </w:rPrChange>
          </w:rPr>
          <w:t>in individuals with TNF alpha treatment and depression</w:t>
        </w:r>
      </w:ins>
      <w:del w:id="1309" w:author="HÜFNER Katharina,Ass.Prof. Priv. Doz. Dr." w:date="2023-05-30T17:06:00Z">
        <w:r w:rsidDel="00024037">
          <w:delText xml:space="preserve">now also available in a larger </w:delText>
        </w:r>
      </w:del>
      <w:del w:id="1310" w:author="HÜFNER Katharina,Ass.Prof. Priv. Doz. Dr." w:date="2023-05-30T17:11:00Z">
        <w:r w:rsidDel="001E160C">
          <w:delText xml:space="preserve">metaanalyses </w:delText>
        </w:r>
      </w:del>
      <w:r>
        <w:fldChar w:fldCharType="begin">
          <w:fldData xml:space="preserve">PEVuZE5vdGU+PENpdGU+PEF1dGhvcj5IdW50PC9BdXRob3I+PFllYXI+MjAyMDwvWWVhcj48UmVj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</w:fldData>
        </w:fldChar>
      </w:r>
      <w:r>
        <w:instrText xml:space="preserve"> ADDIN EN.CITE </w:instrText>
      </w:r>
      <w:r>
        <w:fldChar w:fldCharType="begin">
          <w:fldData xml:space="preserve">PEVuZE5vdGU+PENpdGU+PEF1dGhvcj5IdW50PC9BdXRob3I+PFllYXI+MjAyMDwvWWVhcj48UmVj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</w:fldData>
        </w:fldChar>
      </w:r>
      <w:r>
        <w:instrText xml:space="preserve"> ADDIN EN.CITE.DATA </w:instrText>
      </w:r>
      <w:r>
        <w:fldChar w:fldCharType="end"/>
      </w:r>
      <w:r>
        <w:fldChar w:fldCharType="separate"/>
      </w:r>
      <w:r>
        <w:rPr>
          <w:noProof/>
        </w:rPr>
        <w:t>(Hunt et al., 2020)</w:t>
      </w:r>
      <w:r>
        <w:fldChar w:fldCharType="end"/>
      </w:r>
      <w:r>
        <w:t>.</w:t>
      </w:r>
      <w:ins w:id="1311" w:author="HÜFNER Katharina,Ass.Prof. Priv. Doz. Dr." w:date="2023-05-30T17:11:00Z">
        <w:r w:rsidR="001E160C">
          <w:t xml:space="preserve"> </w:t>
        </w:r>
        <w:r w:rsidR="001E160C" w:rsidRPr="00892E37">
          <w:rPr>
            <w:highlight w:val="yellow"/>
            <w:rPrChange w:id="1312" w:author="HÜFNER Katharina,Ass.Prof. Priv. Doz. Dr." w:date="2023-05-30T17:19:00Z">
              <w:rPr/>
            </w:rPrChange>
          </w:rPr>
          <w:t xml:space="preserve">This effect is less clear when </w:t>
        </w:r>
      </w:ins>
      <w:r w:rsidRPr="00892E37">
        <w:rPr>
          <w:highlight w:val="yellow"/>
          <w:rPrChange w:id="1313" w:author="HÜFNER Katharina,Ass.Prof. Priv. Doz. Dr." w:date="2023-05-30T17:19:00Z">
            <w:rPr/>
          </w:rPrChange>
        </w:rPr>
        <w:t xml:space="preserve"> </w:t>
      </w:r>
      <w:ins w:id="1314" w:author="HÜFNER Katharina,Ass.Prof. Priv. Doz. Dr." w:date="2023-05-30T17:17:00Z">
        <w:r w:rsidR="001E160C" w:rsidRPr="00892E37">
          <w:rPr>
            <w:highlight w:val="yellow"/>
            <w:rPrChange w:id="1315" w:author="HÜFNER Katharina,Ass.Prof. Priv. Doz. Dr." w:date="2023-05-30T17:19:00Z">
              <w:rPr/>
            </w:rPrChange>
          </w:rPr>
          <w:t xml:space="preserve">individuals with unipolar depression were investigate: in this population there was a reduced </w:t>
        </w:r>
      </w:ins>
      <w:ins w:id="1316" w:author="HÜFNER Katharina,Ass.Prof. Priv. Doz. Dr." w:date="2023-05-30T17:18:00Z">
        <w:r w:rsidR="001E160C" w:rsidRPr="00892E37">
          <w:rPr>
            <w:highlight w:val="yellow"/>
            <w:rPrChange w:id="1317" w:author="HÜFNER Katharina,Ass.Prof. Priv. Doz. Dr." w:date="2023-05-30T17:19:00Z">
              <w:rPr/>
            </w:rPrChange>
          </w:rPr>
          <w:t>KYN  compared to healthy controls and no changes in KYN/TRP and TRP</w:t>
        </w:r>
        <w:r w:rsidR="00C86957" w:rsidRPr="00892E37">
          <w:rPr>
            <w:highlight w:val="yellow"/>
            <w:rPrChange w:id="1318" w:author="HÜFNER Katharina,Ass.Prof. Priv. Doz. Dr." w:date="2023-05-30T17:19:00Z">
              <w:rPr/>
            </w:rPrChange>
          </w:rPr>
          <w:t xml:space="preserve">. This demonstrates that activity in the KYN pathway is probably </w:t>
        </w:r>
      </w:ins>
      <w:ins w:id="1319" w:author="HÜFNER Katharina,Ass.Prof. Priv. Doz. Dr." w:date="2023-05-30T17:19:00Z">
        <w:r w:rsidR="00892E37" w:rsidRPr="00892E37">
          <w:rPr>
            <w:highlight w:val="yellow"/>
            <w:rPrChange w:id="1320" w:author="HÜFNER Katharina,Ass.Prof. Priv. Doz. Dr." w:date="2023-05-30T17:19:00Z">
              <w:rPr/>
            </w:rPrChange>
          </w:rPr>
          <w:t xml:space="preserve">differentially altered </w:t>
        </w:r>
        <w:r w:rsidR="00892E37" w:rsidRPr="00892E37">
          <w:rPr>
            <w:highlight w:val="yellow"/>
            <w:rPrChange w:id="1321" w:author="HÜFNER Katharina,Ass.Prof. Priv. Doz. Dr." w:date="2023-05-30T17:19:00Z">
              <w:rPr/>
            </w:rPrChange>
          </w:rPr>
          <w:lastRenderedPageBreak/>
          <w:t xml:space="preserve">in individual subgroups with </w:t>
        </w:r>
        <w:commentRangeStart w:id="1322"/>
        <w:r w:rsidR="00892E37" w:rsidRPr="00892E37">
          <w:rPr>
            <w:highlight w:val="yellow"/>
            <w:rPrChange w:id="1323" w:author="HÜFNER Katharina,Ass.Prof. Priv. Doz. Dr." w:date="2023-05-30T17:19:00Z">
              <w:rPr/>
            </w:rPrChange>
          </w:rPr>
          <w:t>depression</w:t>
        </w:r>
      </w:ins>
      <w:commentRangeEnd w:id="1322"/>
      <w:r w:rsidR="00296CEB">
        <w:rPr>
          <w:rStyle w:val="Kommentarzeichen"/>
        </w:rPr>
        <w:commentReference w:id="1322"/>
      </w:r>
      <w:ins w:id="1324" w:author="Katharina Huefner" w:date="2023-05-31T21:38:00Z">
        <w:r w:rsidR="00296CEB">
          <w:t xml:space="preserve">. </w:t>
        </w:r>
      </w:ins>
      <w:ins w:id="1325" w:author="HÜFNER Katharina,Ass.Prof. Priv. Doz. Dr." w:date="2023-05-30T17:19:00Z">
        <w:del w:id="1326" w:author="Katharina Huefner" w:date="2023-05-31T21:38:00Z">
          <w:r w:rsidR="00892E37" w:rsidDel="00296CEB">
            <w:delText>.</w:delText>
          </w:r>
        </w:del>
      </w:ins>
      <w:ins w:id="1327" w:author="HÜFNER Katharina,Ass.Prof. Priv. Doz. Dr." w:date="2023-05-30T17:42:00Z">
        <w:del w:id="1328" w:author="Katharina Huefner" w:date="2023-05-31T21:38:00Z">
          <w:r w:rsidR="009D575B" w:rsidRPr="009D575B" w:rsidDel="00296CEB">
            <w:delText xml:space="preserve"> </w:delText>
          </w:r>
        </w:del>
        <w:r w:rsidR="009D575B" w:rsidRPr="009D575B">
          <w:rPr>
            <w:highlight w:val="yellow"/>
            <w:rPrChange w:id="1329" w:author="HÜFNER Katharina,Ass.Prof. Priv. Doz. Dr." w:date="2023-05-30T17:42:00Z">
              <w:rPr/>
            </w:rPrChange>
          </w:rPr>
          <w:t>Higher</w:t>
        </w:r>
      </w:ins>
      <w:ins w:id="1330" w:author="Katharina Huefner" w:date="2023-05-31T21:02:00Z">
        <w:r w:rsidR="00C44435">
          <w:rPr>
            <w:highlight w:val="yellow"/>
          </w:rPr>
          <w:t xml:space="preserve"> </w:t>
        </w:r>
      </w:ins>
      <w:moveToRangeStart w:id="1331" w:author="HÜFNER Katharina,Ass.Prof. Priv. Doz. Dr." w:date="2023-05-30T17:42:00Z" w:name="move136360947"/>
      <w:moveTo w:id="1332" w:author="HÜFNER Katharina,Ass.Prof. Priv. Doz. Dr." w:date="2023-05-30T17:42:00Z">
        <w:del w:id="1333" w:author="HÜFNER Katharina,Ass.Prof. Priv. Doz. Dr." w:date="2023-05-30T17:42:00Z">
          <w:r w:rsidR="009D575B" w:rsidRPr="009D575B" w:rsidDel="009D575B">
            <w:rPr>
              <w:highlight w:val="yellow"/>
              <w:rPrChange w:id="1334" w:author="HÜFNER Katharina,Ass.Prof. Priv. Doz. Dr." w:date="2023-05-30T17:42:00Z">
                <w:rPr/>
              </w:rPrChange>
            </w:rPr>
            <w:delText xml:space="preserve">Rising </w:delText>
          </w:r>
        </w:del>
        <w:r w:rsidR="009D575B" w:rsidRPr="009D575B">
          <w:rPr>
            <w:highlight w:val="yellow"/>
            <w:rPrChange w:id="1335" w:author="HÜFNER Katharina,Ass.Prof. Priv. Doz. Dr." w:date="2023-05-30T17:42:00Z">
              <w:rPr/>
            </w:rPrChange>
          </w:rPr>
          <w:t xml:space="preserve">activity of the KYN pathway with </w:t>
        </w:r>
        <w:del w:id="1336" w:author="HÜFNER Katharina,Ass.Prof. Priv. Doz. Dr." w:date="2023-05-30T17:42:00Z">
          <w:r w:rsidR="009D575B" w:rsidRPr="009D575B" w:rsidDel="009D575B">
            <w:rPr>
              <w:highlight w:val="yellow"/>
              <w:rPrChange w:id="1337" w:author="HÜFNER Katharina,Ass.Prof. Priv. Doz. Dr." w:date="2023-05-30T17:42:00Z">
                <w:rPr/>
              </w:rPrChange>
            </w:rPr>
            <w:delText>individual’s</w:delText>
          </w:r>
        </w:del>
      </w:moveTo>
      <w:ins w:id="1338" w:author="HÜFNER Katharina,Ass.Prof. Priv. Doz. Dr." w:date="2023-05-30T17:42:00Z">
        <w:r w:rsidR="00594DCB" w:rsidRPr="00594DCB">
          <w:rPr>
            <w:highlight w:val="yellow"/>
          </w:rPr>
          <w:t>increas</w:t>
        </w:r>
        <w:r w:rsidR="009D575B" w:rsidRPr="009D575B">
          <w:rPr>
            <w:highlight w:val="yellow"/>
            <w:rPrChange w:id="1339" w:author="HÜFNER Katharina,Ass.Prof. Priv. Doz. Dr." w:date="2023-05-30T17:42:00Z">
              <w:rPr/>
            </w:rPrChange>
          </w:rPr>
          <w:t>ing</w:t>
        </w:r>
      </w:ins>
      <w:moveTo w:id="1340" w:author="HÜFNER Katharina,Ass.Prof. Priv. Doz. Dr." w:date="2023-05-30T17:42:00Z">
        <w:r w:rsidR="009D575B" w:rsidRPr="009D575B">
          <w:rPr>
            <w:highlight w:val="yellow"/>
            <w:rPrChange w:id="1341" w:author="HÜFNER Katharina,Ass.Prof. Priv. Doz. Dr." w:date="2023-05-30T17:42:00Z">
              <w:rPr/>
            </w:rPrChange>
          </w:rPr>
          <w:t xml:space="preserve"> age was evident in both the SIMMUN and INCOV cohort data. This phenomenon </w:t>
        </w:r>
      </w:moveTo>
      <w:ins w:id="1342" w:author="HÜFNER Katharina,Ass.Prof. Priv. Doz. Dr." w:date="2023-05-30T17:42:00Z">
        <w:r w:rsidR="009D575B" w:rsidRPr="009D575B">
          <w:rPr>
            <w:highlight w:val="yellow"/>
            <w:rPrChange w:id="1343" w:author="HÜFNER Katharina,Ass.Prof. Priv. Doz. Dr." w:date="2023-05-30T17:42:00Z">
              <w:rPr/>
            </w:rPrChange>
          </w:rPr>
          <w:t>can be</w:t>
        </w:r>
      </w:ins>
      <w:moveTo w:id="1344" w:author="HÜFNER Katharina,Ass.Prof. Priv. Doz. Dr." w:date="2023-05-30T17:42:00Z">
        <w:del w:id="1345" w:author="HÜFNER Katharina,Ass.Prof. Priv. Doz. Dr." w:date="2023-05-30T17:42:00Z">
          <w:r w:rsidR="009D575B" w:rsidRPr="009D575B" w:rsidDel="009D575B">
            <w:rPr>
              <w:highlight w:val="yellow"/>
              <w:rPrChange w:id="1346" w:author="HÜFNER Katharina,Ass.Prof. Priv. Doz. Dr." w:date="2023-05-30T17:42:00Z">
                <w:rPr/>
              </w:rPrChange>
            </w:rPr>
            <w:delText>was</w:delText>
          </w:r>
        </w:del>
        <w:r w:rsidR="009D575B" w:rsidRPr="009D575B">
          <w:rPr>
            <w:highlight w:val="yellow"/>
            <w:rPrChange w:id="1347" w:author="HÜFNER Katharina,Ass.Prof. Priv. Doz. Dr." w:date="2023-05-30T17:42:00Z">
              <w:rPr/>
            </w:rPrChange>
          </w:rPr>
          <w:t xml:space="preserve"> attributed to ‘</w:t>
        </w:r>
        <w:proofErr w:type="spellStart"/>
        <w:r w:rsidR="009D575B" w:rsidRPr="009D575B">
          <w:rPr>
            <w:highlight w:val="yellow"/>
            <w:rPrChange w:id="1348" w:author="HÜFNER Katharina,Ass.Prof. Priv. Doz. Dr." w:date="2023-05-30T17:42:00Z">
              <w:rPr/>
            </w:rPrChange>
          </w:rPr>
          <w:t>inflammaging</w:t>
        </w:r>
        <w:proofErr w:type="spellEnd"/>
        <w:r w:rsidR="009D575B" w:rsidRPr="009D575B">
          <w:rPr>
            <w:highlight w:val="yellow"/>
            <w:rPrChange w:id="1349" w:author="HÜFNER Katharina,Ass.Prof. Priv. Doz. Dr." w:date="2023-05-30T17:42:00Z">
              <w:rPr/>
            </w:rPrChange>
          </w:rPr>
          <w:t>’, a chronic low-grade inflammation observed in elderly (1,22,71</w:t>
        </w:r>
        <w:r w:rsidR="009D575B">
          <w:t>)</w:t>
        </w:r>
      </w:moveTo>
      <w:moveToRangeEnd w:id="1331"/>
      <w:commentRangeStart w:id="1350"/>
      <w:del w:id="1351" w:author="HÜFNER Katharina,Ass.Prof. Priv. Doz. Dr." w:date="2023-05-30T17:06:00Z">
        <w:r w:rsidRPr="00981979" w:rsidDel="00024037">
          <w:delText>Alterations</w:delText>
        </w:r>
      </w:del>
      <w:commentRangeEnd w:id="1350"/>
      <w:r w:rsidR="001E160C">
        <w:rPr>
          <w:rStyle w:val="Kommentarzeichen"/>
        </w:rPr>
        <w:commentReference w:id="1350"/>
      </w:r>
      <w:del w:id="1352" w:author="HÜFNER Katharina,Ass.Prof. Priv. Doz. Dr." w:date="2023-05-30T17:06:00Z">
        <w:r w:rsidRPr="00981979" w:rsidDel="00024037">
          <w:delText xml:space="preserve"> </w:delText>
        </w:r>
      </w:del>
      <w:ins w:id="1353" w:author="HÜFNER Katharina,Ass.Prof. Priv. Doz. Dr." w:date="2023-05-30T16:48:00Z">
        <w:del w:id="1354" w:author="HÜFNER Katharina,Ass.Prof. Priv. Doz. Dr." w:date="2023-05-30T17:06:00Z">
          <w:r w:rsidR="006C77A5" w:rsidRPr="00981979" w:rsidDel="00024037">
            <w:delText>in the kynurenine pat</w:delText>
          </w:r>
          <w:r w:rsidR="006C77A5" w:rsidRPr="001E160C" w:rsidDel="00024037">
            <w:delText xml:space="preserve">hway </w:delText>
          </w:r>
        </w:del>
      </w:ins>
      <w:del w:id="1355" w:author="HÜFNER Katharina,Ass.Prof. Priv. Doz. Dr." w:date="2023-05-30T17:06:00Z">
        <w:r w:rsidRPr="001E160C" w:rsidDel="00024037">
          <w:delText>of KYN levels and the serotonin pathway activity w</w:delText>
        </w:r>
      </w:del>
      <w:ins w:id="1356" w:author="HÜFNER Katharina,Ass.Prof. Priv. Doz. Dr." w:date="2023-05-30T16:48:00Z">
        <w:del w:id="1357" w:author="HÜFNER Katharina,Ass.Prof. Priv. Doz. Dr." w:date="2023-05-30T17:06:00Z">
          <w:r w:rsidR="006C77A5" w:rsidRPr="001E160C" w:rsidDel="00024037">
            <w:delText>w</w:delText>
          </w:r>
        </w:del>
      </w:ins>
      <w:del w:id="1358" w:author="HÜFNER Katharina,Ass.Prof. Priv. Doz. Dr." w:date="2023-05-30T17:06:00Z">
        <w:r w:rsidRPr="001E160C" w:rsidDel="00024037">
          <w:delText>ere</w:delText>
        </w:r>
        <w:r w:rsidDel="00024037">
          <w:delText xml:space="preserve"> described in acute COVID-19 using a metabolomics approach, with this pathway being the most prominently affected of all of the investigated compounds </w:delText>
        </w:r>
        <w:r w:rsidDel="00024037">
          <w:fldChar w:fldCharType="begin">
            <w:fldData xml:space="preserve">PEVuZE5vdGU+PENpdGU+PEF1dGhvcj5UaG9tYXM8L0F1dGhvcj48WWVhcj4yMDIwPC9ZZWFyPjxS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</w:fldData>
          </w:fldChar>
        </w:r>
        <w:r w:rsidDel="00024037">
          <w:delInstrText xml:space="preserve"> ADDIN EN.CITE </w:delInstrText>
        </w:r>
        <w:r w:rsidDel="00024037">
          <w:fldChar w:fldCharType="begin">
            <w:fldData xml:space="preserve">PEVuZE5vdGU+PENpdGU+PEF1dGhvcj5UaG9tYXM8L0F1dGhvcj48WWVhcj4yMDIwPC9ZZWFyPjxS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</w:fldData>
          </w:fldChar>
        </w:r>
        <w:r w:rsidDel="00024037">
          <w:delInstrText xml:space="preserve"> ADDIN EN.CITE.DATA </w:delInstrText>
        </w:r>
        <w:r w:rsidDel="00024037">
          <w:fldChar w:fldCharType="end"/>
        </w:r>
        <w:r w:rsidDel="00024037">
          <w:fldChar w:fldCharType="separate"/>
        </w:r>
        <w:r w:rsidDel="00024037">
          <w:rPr>
            <w:noProof/>
          </w:rPr>
          <w:delText>(Thomas et al., 2020)</w:delText>
        </w:r>
        <w:r w:rsidDel="00024037">
          <w:fldChar w:fldCharType="end"/>
        </w:r>
        <w:r w:rsidDel="00024037">
          <w:delText xml:space="preserve">. Elevated KYN levels were also found in the urine of COVID-19 patients and associated with disease severity  </w:delText>
        </w:r>
        <w:r w:rsidDel="00024037">
          <w:fldChar w:fldCharType="begin">
            <w:fldData xml:space="preserve">PEVuZE5vdGU+PENpdGU+PEF1dGhvcj5EZXd1bGY8L0F1dGhvcj48WWVhcj4yMDIyPC9ZZWFyPjxS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</w:fldData>
          </w:fldChar>
        </w:r>
        <w:r w:rsidDel="00024037">
          <w:delInstrText xml:space="preserve"> ADDIN EN.CITE </w:delInstrText>
        </w:r>
        <w:r w:rsidDel="00024037">
          <w:fldChar w:fldCharType="begin">
            <w:fldData xml:space="preserve">PEVuZE5vdGU+PENpdGU+PEF1dGhvcj5EZXd1bGY8L0F1dGhvcj48WWVhcj4yMDIyPC9ZZWFyPjxS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</w:fldData>
          </w:fldChar>
        </w:r>
        <w:r w:rsidDel="00024037">
          <w:delInstrText xml:space="preserve"> ADDIN EN.CITE.DATA </w:delInstrText>
        </w:r>
        <w:r w:rsidDel="00024037">
          <w:fldChar w:fldCharType="end"/>
        </w:r>
        <w:r w:rsidDel="00024037">
          <w:fldChar w:fldCharType="separate"/>
        </w:r>
        <w:r w:rsidDel="00024037">
          <w:rPr>
            <w:noProof/>
          </w:rPr>
          <w:delText>(Dewulf et al., 2022; Robertson et al., 2020)</w:delText>
        </w:r>
        <w:r w:rsidDel="00024037">
          <w:fldChar w:fldCharType="end"/>
        </w:r>
        <w:r w:rsidDel="00024037">
          <w:delText xml:space="preserve">. These findings were summarized in a recent metaanalysis confirming the alterations of KYN/TRP ratio in COVID-19 and especially in its severe manifestations  </w:delText>
        </w:r>
        <w:r w:rsidDel="00024037">
          <w:fldChar w:fldCharType="begin"/>
        </w:r>
        <w:r w:rsidDel="00024037">
          <w:delInstrText xml:space="preserve"> ADDIN EN.CITE &lt;EndNote&gt;&lt;Cite&gt;&lt;Author&gt;Almulla&lt;/Author&gt;&lt;Year&gt;2022&lt;/Year&gt;&lt;RecNum&gt;86&lt;/RecNum&gt;&lt;DisplayText&gt;(Almulla et al., 2022)&lt;/DisplayText&gt;&lt;record&gt;&lt;rec-number&gt;86&lt;/rec-number&gt;&lt;foreign-keys&gt;&lt;key app="EN" db-id="9tt09s2ss9vtrhedz5b55dtx0005ssfv2rwp" timestamp="1665401221"&gt;86&lt;/key&gt;&lt;/foreign-keys&gt;&lt;ref-type name="Journal Article"&gt;17&lt;/ref-type&gt;&lt;contributors&gt;&lt;authors&gt;&lt;author&gt;Almulla, Abbas F.&lt;/author&gt;&lt;author&gt;Supasitthumrong, Thitiporn&lt;/author&gt;&lt;author&gt;Tunvirachaisakul, Chavit&lt;/author&gt;&lt;author&gt;Algon, Ali Abbas Abo&lt;/author&gt;&lt;author&gt;Al-Hakeim, Hussein K.&lt;/author&gt;&lt;author&gt;Maes, Michael&lt;/author&gt;&lt;/authors&gt;&lt;/contributors&gt;&lt;titles&gt;&lt;title&gt;The tryptophan catabolite or kynurenine pathway in COVID-19 and critical COVID-19: a systematic review and meta-analysis&lt;/title&gt;&lt;secondary-title&gt;BMC Infectious Diseases&lt;/secondary-title&gt;&lt;/titles&gt;&lt;periodical&gt;&lt;full-title&gt;BMC Infectious Diseases&lt;/full-title&gt;&lt;/periodical&gt;&lt;pages&gt;615&lt;/pages&gt;&lt;volume&gt;22&lt;/volume&gt;&lt;number&gt;1&lt;/number&gt;&lt;dates&gt;&lt;year&gt;2022&lt;/year&gt;&lt;pub-dates&gt;&lt;date&gt;2022/07/15&lt;/date&gt;&lt;/pub-dates&gt;&lt;/dates&gt;&lt;isbn&gt;1471-2334&lt;/isbn&gt;&lt;urls&gt;&lt;related-urls&gt;&lt;url&gt;https://doi.org/10.1186/s12879-022-07582-1&lt;/url&gt;&lt;/related-urls&gt;&lt;/urls&gt;&lt;electronic-resource-num&gt;10.1186/s12879-022-07582-1&lt;/electronic-resource-num&gt;&lt;/record&gt;&lt;/Cite&gt;&lt;/EndNote&gt;</w:delInstrText>
        </w:r>
        <w:r w:rsidDel="00024037">
          <w:fldChar w:fldCharType="separate"/>
        </w:r>
        <w:r w:rsidDel="00024037">
          <w:rPr>
            <w:noProof/>
          </w:rPr>
          <w:delText>(Almulla et al., 2022)</w:delText>
        </w:r>
        <w:r w:rsidDel="00024037">
          <w:fldChar w:fldCharType="end"/>
        </w:r>
        <w:r w:rsidDel="00024037">
          <w:delText xml:space="preserve">. Furthermore, profound alterations of amino acid turnover and KYN metabolism were identified as a unique pheynotype of COVID-19 </w:delText>
        </w:r>
        <w:r w:rsidDel="00024037">
          <w:fldChar w:fldCharType="begin">
            <w:fldData xml:space="preserve">PEVuZE5vdGU+PENpdGU+PEF1dGhvcj5MYXdsZXI8L0F1dGhvcj48WWVhcj4yMDIxPC9ZZWFyPjxS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</w:fldData>
          </w:fldChar>
        </w:r>
        <w:r w:rsidDel="00024037">
          <w:delInstrText xml:space="preserve"> ADDIN EN.CITE </w:delInstrText>
        </w:r>
        <w:r w:rsidDel="00024037">
          <w:fldChar w:fldCharType="begin">
            <w:fldData xml:space="preserve">PEVuZE5vdGU+PENpdGU+PEF1dGhvcj5MYXdsZXI8L0F1dGhvcj48WWVhcj4yMDIxPC9ZZWFyPjxS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</w:fldData>
          </w:fldChar>
        </w:r>
        <w:r w:rsidDel="00024037">
          <w:delInstrText xml:space="preserve"> ADDIN EN.CITE.DATA </w:delInstrText>
        </w:r>
        <w:r w:rsidDel="00024037">
          <w:fldChar w:fldCharType="end"/>
        </w:r>
        <w:r w:rsidDel="00024037">
          <w:fldChar w:fldCharType="separate"/>
        </w:r>
        <w:r w:rsidDel="00024037">
          <w:rPr>
            <w:noProof/>
          </w:rPr>
          <w:delText>(Lawler et al., 2021)</w:delText>
        </w:r>
        <w:r w:rsidDel="00024037">
          <w:fldChar w:fldCharType="end"/>
        </w:r>
        <w:r w:rsidDel="00024037">
          <w:delText>.</w:delText>
        </w:r>
      </w:del>
      <w:ins w:id="1359" w:author="Katharina Huefner" w:date="2023-05-31T21:40:00Z">
        <w:r w:rsidR="00296CEB">
          <w:t>. T</w:t>
        </w:r>
      </w:ins>
    </w:p>
    <w:p w14:paraId="06F917E3" w14:textId="7342C046" w:rsidR="006E46EF" w:rsidDel="00296CEB" w:rsidRDefault="006E46EF" w:rsidP="006E46EF">
      <w:pPr>
        <w:pStyle w:val="Textkrper"/>
        <w:rPr>
          <w:del w:id="1360" w:author="Katharina Huefner" w:date="2023-05-31T21:40:00Z"/>
        </w:rPr>
      </w:pPr>
    </w:p>
    <w:p w14:paraId="58F8B819" w14:textId="2E253590" w:rsidR="0058517D" w:rsidRPr="00594DCB" w:rsidDel="00C44435" w:rsidRDefault="006E46EF" w:rsidP="0058517D">
      <w:pPr>
        <w:pStyle w:val="Textkrper"/>
        <w:rPr>
          <w:ins w:id="1361" w:author="HÜFNER Katharina,Ass.Prof. Priv. Doz. Dr." w:date="2023-05-31T14:39:00Z"/>
          <w:del w:id="1362" w:author="Katharina Huefner" w:date="2023-05-31T21:04:00Z"/>
        </w:rPr>
      </w:pPr>
      <w:bookmarkStart w:id="1363" w:name="bbib85"/>
      <w:moveFromRangeStart w:id="1364" w:author="HÜFNER Katharina,Ass.Prof. Priv. Doz. Dr." w:date="2023-05-30T17:21:00Z" w:name="move136359712"/>
      <w:moveFrom w:id="1365" w:author="HÜFNER Katharina,Ass.Prof. Priv. Doz. Dr." w:date="2023-05-30T17:21:00Z">
        <w:del w:id="1366" w:author="Katharina Huefner" w:date="2023-05-31T21:40:00Z">
          <w:r w:rsidDel="00296CEB">
            <w:delText xml:space="preserve">Low grade inflammation is a transdiagnostic feature of many psychiatric disorders and psychopathological symptoms </w:delText>
          </w:r>
          <w:r w:rsidDel="00296CEB">
            <w:fldChar w:fldCharType="begin"/>
          </w:r>
          <w:r w:rsidDel="00296CEB">
            <w:delInstrText xml:space="preserve"> ADDIN EN.CITE &lt;EndNote&gt;&lt;Cite&gt;&lt;Author&gt;Miller&lt;/Author&gt;&lt;Year&gt;2016&lt;/Year&gt;&lt;RecNum&gt;84&lt;/RecNum&gt;&lt;DisplayText&gt;(Miller and Raison, 2016)&lt;/DisplayText&gt;&lt;record&gt;&lt;rec-number&gt;84&lt;/rec-number&gt;&lt;foreign-keys&gt;&lt;key app="EN" db-id="9tt09s2ss9vtrhedz5b55dtx0005ssfv2rwp" timestamp="1665401139"&gt;84&lt;/key&gt;&lt;/foreign-keys&gt;&lt;ref-type name="Journal Article"&gt;17&lt;/ref-type&gt;&lt;contributors&gt;&lt;authors&gt;&lt;author&gt;Miller, Andrew H.&lt;/author&gt;&lt;author&gt;Raison, Charles L.&lt;/author&gt;&lt;/authors&gt;&lt;/contributors&gt;&lt;titles&gt;&lt;title&gt;The role of inflammation in depression: from evolutionary imperative to modern treatment target&lt;/title&gt;&lt;secondary-title&gt;Nature Reviews Immunology&lt;/secondary-title&gt;&lt;/titles&gt;&lt;periodical&gt;&lt;full-title&gt;Nature Reviews Immunology&lt;/full-title&gt;&lt;/periodical&gt;&lt;pages&gt;22-34&lt;/pages&gt;&lt;volume&gt;16&lt;/volume&gt;&lt;number&gt;1&lt;/number&gt;&lt;dates&gt;&lt;year&gt;2016&lt;/year&gt;&lt;pub-dates&gt;&lt;date&gt;2016/01/01&lt;/date&gt;&lt;/pub-dates&gt;&lt;/dates&gt;&lt;isbn&gt;1474-1741&lt;/isbn&gt;&lt;urls&gt;&lt;related-urls&gt;&lt;url&gt;https://doi.org/10.1038/nri.2015.5&lt;/url&gt;&lt;/related-urls&gt;&lt;/urls&gt;&lt;electronic-resource-num&gt;10.1038/nri.2015.5&lt;/electronic-resource-num&gt;&lt;/record&gt;&lt;/Cite&gt;&lt;/EndNote&gt;</w:delInstrText>
          </w:r>
          <w:r w:rsidDel="00296CEB">
            <w:fldChar w:fldCharType="separate"/>
          </w:r>
          <w:r w:rsidDel="00296CEB">
            <w:rPr>
              <w:noProof/>
            </w:rPr>
            <w:delText>(Miller and Raison, 2016)</w:delText>
          </w:r>
          <w:r w:rsidDel="00296CEB">
            <w:fldChar w:fldCharType="end"/>
          </w:r>
          <w:r w:rsidDel="00296CEB">
            <w:delText>.</w:delText>
          </w:r>
        </w:del>
      </w:moveFrom>
      <w:ins w:id="1367" w:author="HÜFNER Katharina,Ass.Prof. Priv. Doz. Dr." w:date="2023-05-30T17:21:00Z">
        <w:del w:id="1368" w:author="Katharina Huefner" w:date="2023-05-31T21:40:00Z">
          <w:r w:rsidR="00AB5B1D" w:rsidDel="00296CEB">
            <w:delText>E</w:delText>
          </w:r>
        </w:del>
      </w:ins>
      <w:moveFrom w:id="1369" w:author="HÜFNER Katharina,Ass.Prof. Priv. Doz. Dr." w:date="2023-05-30T17:21:00Z">
        <w:del w:id="1370" w:author="Katharina Huefner" w:date="2023-05-31T21:40:00Z">
          <w:r w:rsidDel="00296CEB">
            <w:delText xml:space="preserve"> </w:delText>
          </w:r>
        </w:del>
      </w:moveFrom>
      <w:moveFromRangeEnd w:id="1364"/>
      <w:del w:id="1371" w:author="Katharina Huefner" w:date="2023-05-31T21:40:00Z">
        <w:r w:rsidDel="00296CEB">
          <w:delText xml:space="preserve">Recently, elevated levels of pre-pandemic </w:delText>
        </w:r>
      </w:del>
      <w:ins w:id="1372" w:author="HÜFNER Katharina,Ass.Prof. Priv. Doz. Dr." w:date="2023-05-30T17:22:00Z">
        <w:del w:id="1373" w:author="Katharina Huefner" w:date="2023-05-31T21:40:00Z">
          <w:r w:rsidR="00AB5B1D" w:rsidRPr="00594DCB" w:rsidDel="00296CEB">
            <w:rPr>
              <w:highlight w:val="yellow"/>
            </w:rPr>
            <w:delText>existing (i.e. prior to the beginning of the pandemic)</w:delText>
          </w:r>
          <w:r w:rsidR="00AB5B1D" w:rsidDel="00296CEB">
            <w:delText xml:space="preserve"> </w:delText>
          </w:r>
        </w:del>
      </w:ins>
      <w:del w:id="1374" w:author="Katharina Huefner" w:date="2023-05-31T21:40:00Z">
        <w:r w:rsidDel="00296CEB">
          <w:delText>inflammation ma</w:delText>
        </w:r>
      </w:del>
      <w:ins w:id="1375" w:author="HÜFNER Katharina,Ass.Prof. Priv. Doz. Dr." w:date="2023-05-31T14:35:00Z">
        <w:del w:id="1376" w:author="Katharina Huefner" w:date="2023-05-31T21:40:00Z">
          <w:r w:rsidR="00594DCB" w:rsidDel="00296CEB">
            <w:delText>r</w:delText>
          </w:r>
        </w:del>
      </w:ins>
      <w:del w:id="1377" w:author="Katharina Huefner" w:date="2023-05-31T21:40:00Z">
        <w:r w:rsidDel="00296CEB">
          <w:delText xml:space="preserve">kers  could be </w:delText>
        </w:r>
      </w:del>
      <w:ins w:id="1378" w:author="HÜFNER Katharina,Ass.Prof. Priv. Doz. Dr." w:date="2023-05-30T17:23:00Z">
        <w:del w:id="1379" w:author="Katharina Huefner" w:date="2023-05-31T21:40:00Z">
          <w:r w:rsidR="00AB5B1D" w:rsidDel="00296CEB">
            <w:delText xml:space="preserve">were </w:delText>
          </w:r>
        </w:del>
      </w:ins>
      <w:del w:id="1380" w:author="Katharina Huefner" w:date="2023-05-31T21:40:00Z">
        <w:r w:rsidDel="00296CEB">
          <w:delText xml:space="preserve">associated with a 40% greater risk of developing depressive symptoms in the early months of the pandemic, and mental stress was proposed as the mediating factor  </w:delText>
        </w:r>
        <w:r w:rsidDel="00296CEB">
          <w:fldChar w:fldCharType="begin"/>
        </w:r>
        <w:r w:rsidDel="00296CEB">
          <w:delInstrText xml:space="preserve"> ADDIN EN.CITE &lt;EndNote&gt;&lt;Cite&gt;&lt;Author&gt;Hamilton&lt;/Author&gt;&lt;Year&gt;2021&lt;/Year&gt;&lt;RecNum&gt;93&lt;/RecNum&gt;&lt;DisplayText&gt;(Hamilton et al., 2021)&lt;/DisplayText&gt;&lt;record&gt;&lt;rec-number&gt;93&lt;/rec-number&gt;&lt;foreign-keys&gt;&lt;key app="EN" db-id="9tt09s2ss9vtrhedz5b55dtx0005ssfv2rwp" timestamp="1665401740"&gt;93&lt;/key&gt;&lt;/foreign-keys&gt;&lt;ref-type name="Journal Article"&gt;17&lt;/ref-type&gt;&lt;contributors&gt;&lt;authors&gt;&lt;author&gt;Hamilton, O. S.&lt;/author&gt;&lt;author&gt;Cadar, D.&lt;/author&gt;&lt;author&gt;Steptoe, A.&lt;/author&gt;&lt;/authors&gt;&lt;/contributors&gt;&lt;auth-address&gt;Behavioural Science and Health, University College London, London, UK. odessa.hamilton.19@ucl.ac.uk.&amp;#xD;Behavioural Science and Health, University College London, London, UK.&lt;/auth-address&gt;&lt;titles&gt;&lt;title&gt;Systemic inflammation and emotional responses during the COVID-19 pandemic&lt;/title&gt;&lt;secondary-title&gt;Transl Psychiatry&lt;/secondary-title&gt;&lt;/titles&gt;&lt;periodical&gt;&lt;full-title&gt;Transl Psychiatry&lt;/full-title&gt;&lt;/periodical&gt;&lt;pages&gt;626&lt;/pages&gt;&lt;volume&gt;11&lt;/volume&gt;&lt;number&gt;1&lt;/number&gt;&lt;edition&gt;2021/12/11&lt;/edition&gt;&lt;keywords&gt;&lt;keyword&gt;Aged&lt;/keyword&gt;&lt;keyword&gt;*covid-19&lt;/keyword&gt;&lt;keyword&gt;Depression/epidemiology&lt;/keyword&gt;&lt;keyword&gt;Emotions&lt;/keyword&gt;&lt;keyword&gt;Humans&lt;/keyword&gt;&lt;keyword&gt;Inflammation/epidemiology&lt;/keyword&gt;&lt;keyword&gt;Longitudinal Studies&lt;/keyword&gt;&lt;keyword&gt;*Pandemics&lt;/keyword&gt;&lt;keyword&gt;SARS-CoV-2&lt;/keyword&gt;&lt;/keywords&gt;&lt;dates&gt;&lt;year&gt;2021&lt;/year&gt;&lt;pub-dates&gt;&lt;date&gt;Dec 9&lt;/date&gt;&lt;/pub-dates&gt;&lt;/dates&gt;&lt;isbn&gt;2158-3188&lt;/isbn&gt;&lt;accession-num&gt;34887380&lt;/accession-num&gt;&lt;urls&gt;&lt;/urls&gt;&lt;custom2&gt;PMC8656139&lt;/custom2&gt;&lt;electronic-resource-num&gt;10.1038/s41398-021-01753-5&lt;/electronic-resource-num&gt;&lt;remote-database-provider&gt;NLM&lt;/remote-database-provider&gt;&lt;language&gt;eng&lt;/language&gt;&lt;/record&gt;&lt;/Cite&gt;&lt;/EndNote&gt;</w:delInstrText>
        </w:r>
        <w:r w:rsidDel="00296CEB">
          <w:fldChar w:fldCharType="separate"/>
        </w:r>
        <w:r w:rsidDel="00296CEB">
          <w:rPr>
            <w:noProof/>
          </w:rPr>
          <w:delText>(Hamilton et al., 2021)</w:delText>
        </w:r>
        <w:r w:rsidDel="00296CEB">
          <w:fldChar w:fldCharType="end"/>
        </w:r>
        <w:r w:rsidDel="00296CEB">
          <w:delText>.</w:delText>
        </w:r>
        <w:bookmarkEnd w:id="1363"/>
        <w:r w:rsidDel="00296CEB">
          <w:delText xml:space="preserve"> Protracted systemic inflammation beyond acute phase of COVID-19 </w:delText>
        </w:r>
      </w:del>
      <w:del w:id="1381" w:author="Katharina Huefner" w:date="2023-05-31T21:34:00Z">
        <w:r w:rsidDel="00296CEB">
          <w:delText xml:space="preserve">was </w:delText>
        </w:r>
      </w:del>
      <w:del w:id="1382" w:author="Katharina Huefner" w:date="2023-05-31T21:40:00Z">
        <w:r w:rsidDel="00296CEB">
          <w:delText xml:space="preserve">linked to reduced antioxidative glutathion in the brain as well as with depressive symptoms </w:delText>
        </w:r>
        <w:r w:rsidDel="00296CEB">
          <w:fldChar w:fldCharType="begin">
            <w:fldData xml:space="preserve">PEVuZE5vdGU+PENpdGU+PEF1dGhvcj5Qb2xldHRpPC9BdXRob3I+PFllYXI+MjAyMjwvWWVhcj48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</w:fldData>
          </w:fldChar>
        </w:r>
        <w:r w:rsidDel="00296CEB">
          <w:delInstrText xml:space="preserve"> ADDIN EN.CITE </w:delInstrText>
        </w:r>
        <w:r w:rsidDel="00296CEB">
          <w:fldChar w:fldCharType="begin">
            <w:fldData xml:space="preserve">PEVuZE5vdGU+PENpdGU+PEF1dGhvcj5Qb2xldHRpPC9BdXRob3I+PFllYXI+MjAyMjwvWWVhcj48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</w:fldData>
          </w:fldChar>
        </w:r>
        <w:r w:rsidDel="00296CEB">
          <w:delInstrText xml:space="preserve"> ADDIN EN.CITE.DATA </w:delInstrText>
        </w:r>
        <w:r w:rsidDel="00296CEB">
          <w:fldChar w:fldCharType="end"/>
        </w:r>
        <w:r w:rsidDel="00296CEB">
          <w:fldChar w:fldCharType="separate"/>
        </w:r>
        <w:r w:rsidDel="00296CEB">
          <w:rPr>
            <w:noProof/>
          </w:rPr>
          <w:delText>(Poletti et al., 2022)</w:delText>
        </w:r>
        <w:r w:rsidDel="00296CEB">
          <w:fldChar w:fldCharType="end"/>
        </w:r>
        <w:r w:rsidDel="00296CEB">
          <w:delText xml:space="preserve">. Elevated inflammatory markers during acute COVID-19 were shown to predict psychopathology at three months follow up, underlining the role of inflammation. This finding was supported by observation of protective effects of cytokine-blocking agents in acute COVID-19 against development of depressive symptoms during recovery  </w:delText>
        </w:r>
        <w:r w:rsidDel="00296CEB">
          <w:fldChar w:fldCharType="begin">
            <w:fldData xml:space="preserve">PEVuZE5vdGU+PENpdGU+PEF1dGhvcj5CZW5lZGV0dGk8L0F1dGhvcj48WWVhcj4yMDIxPC9ZZWFy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</w:fldData>
          </w:fldChar>
        </w:r>
        <w:r w:rsidDel="00296CEB">
          <w:delInstrText xml:space="preserve"> ADDIN EN.CITE </w:delInstrText>
        </w:r>
        <w:r w:rsidDel="00296CEB">
          <w:fldChar w:fldCharType="begin">
            <w:fldData xml:space="preserve">PEVuZE5vdGU+PENpdGU+PEF1dGhvcj5CZW5lZGV0dGk8L0F1dGhvcj48WWVhcj4yMDIxPC9ZZWFy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</w:fldData>
          </w:fldChar>
        </w:r>
        <w:r w:rsidDel="00296CEB">
          <w:delInstrText xml:space="preserve"> ADDIN EN.CITE.DATA </w:delInstrText>
        </w:r>
        <w:r w:rsidDel="00296CEB">
          <w:fldChar w:fldCharType="end"/>
        </w:r>
        <w:r w:rsidDel="00296CEB">
          <w:fldChar w:fldCharType="separate"/>
        </w:r>
        <w:r w:rsidDel="00296CEB">
          <w:rPr>
            <w:noProof/>
          </w:rPr>
          <w:delText>(Benedetti et al., 2021)</w:delText>
        </w:r>
        <w:r w:rsidDel="00296CEB">
          <w:fldChar w:fldCharType="end"/>
        </w:r>
        <w:r w:rsidDel="00296CEB">
          <w:rPr>
            <w:lang w:val="de-DE"/>
          </w:rPr>
          <w:fldChar w:fldCharType="begin"/>
        </w:r>
        <w:r w:rsidDel="00296CEB">
          <w:delInstrText>ADDIN EN.CITE</w:delInstrText>
        </w:r>
        <w:r w:rsidDel="00296CEB">
          <w:rPr>
            <w:lang w:val="de-DE"/>
          </w:rPr>
          <w:fldChar w:fldCharType="begin"/>
        </w:r>
        <w:r w:rsidDel="00296CEB">
          <w:delInstrText>ADDIN EN.CITE.DATA</w:delInstrText>
        </w:r>
        <w:r w:rsidDel="00296CEB">
          <w:fldChar w:fldCharType="end"/>
        </w:r>
        <w:r w:rsidDel="00296CEB">
          <w:fldChar w:fldCharType="end"/>
        </w:r>
        <w:r w:rsidDel="00296CEB">
          <w:delText xml:space="preserve">. In our local cohort the increases in KYN/TRP are reflective of higher IDO-1 activity and related to inflammation as well as SARS-CoV-2 status. Serum metabolomics and proteomics data from the INCOV cohort </w:delText>
        </w:r>
        <w:r w:rsidDel="00296CEB">
          <w:fldChar w:fldCharType="begin">
            <w:fldData xml:space="preserve">PEVuZE5vdGU+PENpdGU+PEF1dGhvcj5TdTwvQXV0aG9yPjxZZWFyPjIwMjI8L1llYXI+PFJlY051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</w:fldData>
          </w:fldChar>
        </w:r>
        <w:r w:rsidDel="00296CEB">
          <w:delInstrText xml:space="preserve"> ADDIN EN.CITE </w:delInstrText>
        </w:r>
        <w:r w:rsidDel="00296CEB">
          <w:fldChar w:fldCharType="begin">
            <w:fldData xml:space="preserve">PEVuZE5vdGU+PENpdGU+PEF1dGhvcj5TdTwvQXV0aG9yPjxZZWFyPjIwMjI8L1llYXI+PFJlY051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</w:fldData>
          </w:fldChar>
        </w:r>
        <w:r w:rsidDel="00296CEB">
          <w:delInstrText xml:space="preserve"> ADDIN EN.CITE.DATA </w:delInstrText>
        </w:r>
        <w:r w:rsidDel="00296CEB">
          <w:fldChar w:fldCharType="end"/>
        </w:r>
        <w:r w:rsidDel="00296CEB">
          <w:fldChar w:fldCharType="separate"/>
        </w:r>
        <w:r w:rsidDel="00296CEB">
          <w:rPr>
            <w:noProof/>
          </w:rPr>
          <w:delText>(Su et al., 2022)</w:delText>
        </w:r>
        <w:r w:rsidDel="00296CEB">
          <w:fldChar w:fldCharType="end"/>
        </w:r>
        <w:r w:rsidDel="00296CEB">
          <w:delText xml:space="preserve"> indicate strongly, that systemic availability of the serotonin precursor TRP and circulating amounts of KYN and QUIN, the products of IDO1-mediated TRP breakdown stays under control of systemic inflammation during acute COVID-19 and recovery. Interestingly, in both analyzed cohorts, serum levels of standard inflammatory cytokines were comparable in fully recovered COVID-19 patients and uninfected controls.  T</w:delText>
        </w:r>
      </w:del>
      <w:r>
        <w:t xml:space="preserve">he potential role of KYN/TRP and IDO-1 activation </w:t>
      </w:r>
      <w:ins w:id="1383" w:author="HÜFNER Katharina,Ass.Prof. Priv. Doz. Dr." w:date="2023-05-30T17:26:00Z">
        <w:r w:rsidR="00AB5B1D" w:rsidRPr="00AB5B1D">
          <w:rPr>
            <w:highlight w:val="yellow"/>
          </w:rPr>
          <w:t xml:space="preserve">in </w:t>
        </w:r>
        <w:del w:id="1384" w:author="Katharina Huefner" w:date="2023-05-31T21:08:00Z">
          <w:r w:rsidR="00AB5B1D" w:rsidRPr="00AB5B1D" w:rsidDel="00717E8C">
            <w:rPr>
              <w:highlight w:val="yellow"/>
            </w:rPr>
            <w:delText>persisteing</w:delText>
          </w:r>
        </w:del>
      </w:ins>
      <w:ins w:id="1385" w:author="Katharina Huefner" w:date="2023-05-31T21:08:00Z">
        <w:r w:rsidR="00717E8C" w:rsidRPr="00AB5B1D">
          <w:rPr>
            <w:highlight w:val="yellow"/>
          </w:rPr>
          <w:t>persisting</w:t>
        </w:r>
      </w:ins>
      <w:ins w:id="1386" w:author="HÜFNER Katharina,Ass.Prof. Priv. Doz. Dr." w:date="2023-05-30T17:26:00Z">
        <w:r w:rsidR="00AB5B1D" w:rsidRPr="00AB5B1D">
          <w:rPr>
            <w:highlight w:val="yellow"/>
          </w:rPr>
          <w:t xml:space="preserve"> COVID_19 symptoms</w:t>
        </w:r>
        <w:r w:rsidR="00AB5B1D">
          <w:t xml:space="preserve"> </w:t>
        </w:r>
      </w:ins>
      <w:r>
        <w:t xml:space="preserve">has been summarized in a recent hypothesis paper </w:t>
      </w:r>
      <w:r>
        <w:fldChar w:fldCharType="begin"/>
      </w:r>
      <w:r>
        <w:instrText xml:space="preserve"> ADDIN EN.CITE &lt;EndNote&gt;&lt;Cite&gt;&lt;Author&gt;Eroğlu&lt;/Author&gt;&lt;Year&gt;2021&lt;/Year&gt;&lt;RecNum&gt;89&lt;/RecNum&gt;&lt;DisplayText&gt;(Eroğlu et al., 2021)&lt;/DisplayText&gt;&lt;record&gt;&lt;rec-number&gt;89&lt;/rec-number&gt;&lt;foreign-keys&gt;&lt;key app="EN" db-id="9tt09s2ss9vtrhedz5b55dtx0005ssfv2rwp" timestamp="1665401539"&gt;89&lt;/key&gt;&lt;/foreign-keys&gt;&lt;ref-type name="Journal Article"&gt;17&lt;/ref-type&gt;&lt;contributors&gt;&lt;authors&gt;&lt;author&gt;Eroğlu, İ&lt;/author&gt;&lt;author&gt;Eroğlu, BÇ&lt;/author&gt;&lt;author&gt;Güven, G. S.&lt;/author&gt;&lt;/authors&gt;&lt;/contributors&gt;&lt;auth-address&gt;Department of Internal Medicine, Faculty of Medicine, Hacettepe University, Ankara, Turkey. Electronic address: i.eroglu.1903@gmail.com.&amp;#xD;Department of Internal Medicine, Faculty of Medicine, Hacettepe University, Ankara, Turkey.&amp;#xD;Department of General Internal Medicine, Faculty of Medicine, Hacettepe University, Ankara, Turkey.&lt;/auth-address&gt;&lt;titles&gt;&lt;title&gt;Altered tryptophan absorption and metabolism could underlie long-term symptoms in survivors of coronavirus disease 2019 (COVID-19)&lt;/title&gt;&lt;secondary-title&gt;Nutrition&lt;/secondary-title&gt;&lt;/titles&gt;&lt;periodical&gt;&lt;full-title&gt;Nutrition&lt;/full-title&gt;&lt;/periodical&gt;&lt;pages&gt;111308&lt;/pages&gt;&lt;volume&gt;90&lt;/volume&gt;&lt;edition&gt;2021/06/11&lt;/edition&gt;&lt;keywords&gt;&lt;keyword&gt;*COVID-19/complications&lt;/keyword&gt;&lt;keyword&gt;Humans&lt;/keyword&gt;&lt;keyword&gt;SARS-CoV-2&lt;/keyword&gt;&lt;keyword&gt;Survivors&lt;/keyword&gt;&lt;keyword&gt;Tryptophan&lt;/keyword&gt;&lt;keyword&gt;Altered&lt;/keyword&gt;&lt;keyword&gt;Covid-19&lt;/keyword&gt;&lt;keyword&gt;Long-covid&lt;/keyword&gt;&lt;keyword&gt;Malabsorption&lt;/keyword&gt;&lt;keyword&gt;Metabolism&lt;/keyword&gt;&lt;/keywords&gt;&lt;dates&gt;&lt;year&gt;2021&lt;/year&gt;&lt;pub-dates&gt;&lt;date&gt;Oct&lt;/date&gt;&lt;/pub-dates&gt;&lt;/dates&gt;&lt;isbn&gt;0899-9007 (Print)&amp;#xD;0899-9007&lt;/isbn&gt;&lt;accession-num&gt;34111831&lt;/accession-num&gt;&lt;urls&gt;&lt;/urls&gt;&lt;custom2&gt;PMC8087860&lt;/custom2&gt;&lt;electronic-resource-num&gt;10.1016/j.nut.2021.111308&lt;/electronic-resource-num&gt;&lt;remote-database-provider&gt;NLM&lt;/remote-database-provider&gt;&lt;language&gt;eng&lt;/language&gt;&lt;/record&gt;&lt;/Cite&gt;&lt;/EndNote&gt;</w:instrText>
      </w:r>
      <w:r>
        <w:fldChar w:fldCharType="separate"/>
      </w:r>
      <w:r>
        <w:rPr>
          <w:noProof/>
        </w:rPr>
        <w:t>(Eroğlu et al., 2021)</w:t>
      </w:r>
      <w:r>
        <w:fldChar w:fldCharType="end"/>
      </w:r>
      <w:ins w:id="1387" w:author="HÜFNER Katharina,Ass.Prof. Priv. Doz. Dr." w:date="2023-05-30T17:26:00Z">
        <w:r w:rsidR="00AB5B1D">
          <w:t>.</w:t>
        </w:r>
      </w:ins>
      <w:del w:id="1388" w:author="HÜFNER Katharina,Ass.Prof. Priv. Doz. Dr." w:date="2023-05-30T17:26:00Z">
        <w:r w:rsidDel="00AB5B1D">
          <w:delText xml:space="preserve"> and</w:delText>
        </w:r>
      </w:del>
      <w:r>
        <w:t xml:space="preserve"> KYN has been </w:t>
      </w:r>
      <w:ins w:id="1389" w:author="Katharina Huefner" w:date="2023-05-31T21:03:00Z">
        <w:r w:rsidR="00C44435">
          <w:t>proposed</w:t>
        </w:r>
      </w:ins>
      <w:del w:id="1390" w:author="Katharina Huefner" w:date="2023-05-31T21:03:00Z">
        <w:r w:rsidDel="00C44435">
          <w:delText>suggested</w:delText>
        </w:r>
      </w:del>
      <w:r>
        <w:t xml:space="preserve"> as a potential marker </w:t>
      </w:r>
      <w:del w:id="1391" w:author="HÜFNER Katharina,Ass.Prof. Priv. Doz. Dr." w:date="2023-05-30T17:27:00Z">
        <w:r w:rsidDel="00AB5B1D">
          <w:delText>of in individuals with status</w:delText>
        </w:r>
      </w:del>
      <w:ins w:id="1392" w:author="HÜFNER Katharina,Ass.Prof. Priv. Doz. Dr." w:date="2023-05-30T17:27:00Z">
        <w:r w:rsidR="00AB5B1D">
          <w:t xml:space="preserve">of </w:t>
        </w:r>
      </w:ins>
      <w:r>
        <w:t xml:space="preserve"> post COVID-19 </w:t>
      </w:r>
      <w:ins w:id="1393" w:author="HÜFNER Katharina,Ass.Prof. Priv. Doz. Dr." w:date="2023-05-30T17:27:00Z">
        <w:r w:rsidR="00AB5B1D">
          <w:t xml:space="preserve"> condition</w:t>
        </w:r>
      </w:ins>
      <w:r>
        <w:t xml:space="preserve"> </w:t>
      </w:r>
      <w:r>
        <w:fldChar w:fldCharType="begin"/>
      </w:r>
      <w:r>
        <w:instrText xml:space="preserve"> 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fldChar w:fldCharType="separate"/>
      </w:r>
      <w:r>
        <w:rPr>
          <w:noProof/>
        </w:rPr>
        <w:t>(Bizjak et al., 2022)</w:t>
      </w:r>
      <w:r>
        <w:fldChar w:fldCharType="end"/>
      </w:r>
      <w:r>
        <w:t xml:space="preserve">. </w:t>
      </w:r>
      <w:ins w:id="1394" w:author="HÜFNER Katharina,Ass.Prof. Priv. Doz. Dr." w:date="2023-05-31T14:39:00Z">
        <w:r w:rsidR="0058517D">
          <w:rPr>
            <w:highlight w:val="yellow"/>
          </w:rPr>
          <w:t xml:space="preserve">There are </w:t>
        </w:r>
        <w:del w:id="1395" w:author="Katharina Huefner" w:date="2023-05-31T21:03:00Z">
          <w:r w:rsidR="0058517D" w:rsidDel="00C44435">
            <w:rPr>
              <w:highlight w:val="yellow"/>
            </w:rPr>
            <w:delText>additionaly</w:delText>
          </w:r>
        </w:del>
      </w:ins>
      <w:ins w:id="1396" w:author="Katharina Huefner" w:date="2023-05-31T21:03:00Z">
        <w:r w:rsidR="00C44435">
          <w:rPr>
            <w:highlight w:val="yellow"/>
          </w:rPr>
          <w:t>additional</w:t>
        </w:r>
      </w:ins>
      <w:ins w:id="1397" w:author="HÜFNER Katharina,Ass.Prof. Priv. Doz. Dr." w:date="2023-05-31T14:39:00Z">
        <w:r w:rsidR="0058517D">
          <w:rPr>
            <w:highlight w:val="yellow"/>
          </w:rPr>
          <w:t xml:space="preserve"> studies implicating the KYN pathway </w:t>
        </w:r>
      </w:ins>
      <w:ins w:id="1398" w:author="HÜFNER Katharina,Ass.Prof. Priv. Doz. Dr." w:date="2023-05-31T14:40:00Z">
        <w:r w:rsidR="0058517D">
          <w:rPr>
            <w:highlight w:val="yellow"/>
          </w:rPr>
          <w:t xml:space="preserve">and associated TRP availability in symptom </w:t>
        </w:r>
        <w:del w:id="1399" w:author="Katharina Huefner" w:date="2023-05-31T21:41:00Z">
          <w:r w:rsidR="0058517D" w:rsidDel="00296CEB">
            <w:rPr>
              <w:highlight w:val="yellow"/>
            </w:rPr>
            <w:delText>persistenc</w:delText>
          </w:r>
        </w:del>
      </w:ins>
      <w:ins w:id="1400" w:author="Katharina Huefner" w:date="2023-05-31T21:41:00Z">
        <w:r w:rsidR="00296CEB">
          <w:rPr>
            <w:highlight w:val="yellow"/>
          </w:rPr>
          <w:t>persistence</w:t>
        </w:r>
      </w:ins>
      <w:ins w:id="1401" w:author="HÜFNER Katharina,Ass.Prof. Priv. Doz. Dr." w:date="2023-05-31T14:40:00Z">
        <w:r w:rsidR="0058517D">
          <w:rPr>
            <w:highlight w:val="yellow"/>
          </w:rPr>
          <w:t xml:space="preserve"> following COVID-</w:t>
        </w:r>
        <w:proofErr w:type="gramStart"/>
        <w:r w:rsidR="0058517D">
          <w:rPr>
            <w:highlight w:val="yellow"/>
          </w:rPr>
          <w:t xml:space="preserve">19 </w:t>
        </w:r>
      </w:ins>
      <w:ins w:id="1402" w:author="HÜFNER Katharina,Ass.Prof. Priv. Doz. Dr." w:date="2023-05-31T14:39:00Z">
        <w:r w:rsidR="0058517D" w:rsidRPr="00915E9D">
          <w:rPr>
            <w:highlight w:val="yellow"/>
          </w:rPr>
          <w:t xml:space="preserve"> (</w:t>
        </w:r>
        <w:commentRangeStart w:id="1403"/>
        <w:proofErr w:type="gramEnd"/>
        <w:r w:rsidR="0058517D" w:rsidRPr="00915E9D">
          <w:rPr>
            <w:highlight w:val="yellow"/>
          </w:rPr>
          <w:t>31</w:t>
        </w:r>
      </w:ins>
      <w:commentRangeEnd w:id="1403"/>
      <w:ins w:id="1404" w:author="HÜFNER Katharina,Ass.Prof. Priv. Doz. Dr." w:date="2023-05-31T14:40:00Z">
        <w:r w:rsidR="0058517D">
          <w:rPr>
            <w:rStyle w:val="Kommentarzeichen"/>
          </w:rPr>
          <w:commentReference w:id="1403"/>
        </w:r>
      </w:ins>
      <w:ins w:id="1405" w:author="HÜFNER Katharina,Ass.Prof. Priv. Doz. Dr." w:date="2023-05-31T14:39:00Z">
        <w:r w:rsidR="0058517D" w:rsidRPr="00915E9D">
          <w:rPr>
            <w:highlight w:val="yellow"/>
          </w:rPr>
          <w:t>,35,40,67)</w:t>
        </w:r>
      </w:ins>
      <w:ins w:id="1406" w:author="HÜFNER Katharina,Ass.Prof. Priv. Doz. Dr." w:date="2023-05-31T14:41:00Z">
        <w:r w:rsidR="0058517D" w:rsidRPr="0058517D">
          <w:rPr>
            <w:highlight w:val="yellow"/>
          </w:rPr>
          <w:t xml:space="preserve"> </w:t>
        </w:r>
        <w:r w:rsidR="0058517D" w:rsidRPr="00B56CED">
          <w:rPr>
            <w:highlight w:val="yellow"/>
          </w:rPr>
          <w:t xml:space="preserve">The neutrophil-to-lymphocyte ratio at a median of 6 month following COVID-19 has been shown to </w:t>
        </w:r>
        <w:proofErr w:type="spellStart"/>
        <w:r w:rsidR="0058517D" w:rsidRPr="00B56CED">
          <w:rPr>
            <w:highlight w:val="yellow"/>
          </w:rPr>
          <w:t>predicit</w:t>
        </w:r>
        <w:proofErr w:type="spellEnd"/>
        <w:r w:rsidR="0058517D" w:rsidRPr="00B56CED">
          <w:rPr>
            <w:highlight w:val="yellow"/>
          </w:rPr>
          <w:t xml:space="preserve"> depressive </w:t>
        </w:r>
        <w:proofErr w:type="spellStart"/>
        <w:r w:rsidR="0058517D" w:rsidRPr="00B56CED">
          <w:rPr>
            <w:highlight w:val="yellow"/>
          </w:rPr>
          <w:t>symtpoms</w:t>
        </w:r>
        <w:proofErr w:type="spellEnd"/>
        <w:r w:rsidR="0058517D" w:rsidRPr="00B56CED">
          <w:rPr>
            <w:highlight w:val="yellow"/>
          </w:rPr>
          <w:t xml:space="preserve"> at 3 </w:t>
        </w:r>
        <w:commentRangeStart w:id="1407"/>
        <w:r w:rsidR="0058517D" w:rsidRPr="00B56CED">
          <w:rPr>
            <w:highlight w:val="yellow"/>
          </w:rPr>
          <w:t>months</w:t>
        </w:r>
        <w:commentRangeEnd w:id="1407"/>
        <w:r w:rsidR="0058517D" w:rsidRPr="00594DCB">
          <w:rPr>
            <w:rStyle w:val="Kommentarzeichen"/>
            <w:highlight w:val="yellow"/>
          </w:rPr>
          <w:commentReference w:id="1407"/>
        </w:r>
      </w:ins>
      <w:ins w:id="1408" w:author="Katharina Huefner" w:date="2023-05-31T21:04:00Z">
        <w:r w:rsidR="00C44435">
          <w:t xml:space="preserve">. </w:t>
        </w:r>
      </w:ins>
    </w:p>
    <w:p w14:paraId="55422C63" w14:textId="57623132" w:rsidR="00981979" w:rsidRDefault="006E46EF" w:rsidP="00981979">
      <w:pPr>
        <w:pStyle w:val="Textkrper"/>
        <w:rPr>
          <w:ins w:id="1409" w:author="HÜFNER Katharina,Ass.Prof. Priv. Doz. Dr." w:date="2023-05-31T13:06:00Z"/>
        </w:rPr>
      </w:pPr>
      <w:del w:id="1410" w:author="HÜFNER Katharina,Ass.Prof. Priv. Doz. Dr." w:date="2023-05-30T17:27:00Z">
        <w:r w:rsidDel="00AB5B1D">
          <w:delText xml:space="preserve">Markers of serotonin availability, especially </w:delText>
        </w:r>
      </w:del>
      <w:r>
        <w:t xml:space="preserve">KYN and TRP have been proposed as predictors of increased mental stress, anxiety and depression following COVID-19 infection </w:t>
      </w:r>
      <w:r>
        <w:fldChar w:fldCharType="begin">
          <w:fldData xml:space="preserve">PEVuZE5vdGU+PENpdGU+PEF1dGhvcj5LdWN1a2thcmFwaW5hcjwvQXV0aG9yPjxZZWFyPjIwMjI8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</w:fldData>
        </w:fldChar>
      </w:r>
      <w:r>
        <w:instrText xml:space="preserve"> ADDIN EN.CITE </w:instrText>
      </w:r>
      <w:r>
        <w:fldChar w:fldCharType="begin">
          <w:fldData xml:space="preserve">PEVuZE5vdGU+PENpdGU+PEF1dGhvcj5LdWN1a2thcmFwaW5hcjwvQXV0aG9yPjxZZWFyPjIwMjI8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</w:fldData>
        </w:fldChar>
      </w:r>
      <w:r>
        <w:instrText xml:space="preserve"> ADDIN EN.CITE.DATA </w:instrText>
      </w:r>
      <w:r>
        <w:fldChar w:fldCharType="end"/>
      </w:r>
      <w:r>
        <w:fldChar w:fldCharType="separate"/>
      </w:r>
      <w:r>
        <w:rPr>
          <w:noProof/>
        </w:rPr>
        <w:t>(Kucukkarapinar et al., 2022)</w:t>
      </w:r>
      <w:r>
        <w:fldChar w:fldCharType="end"/>
      </w:r>
      <w:r>
        <w:t>.</w:t>
      </w:r>
      <w:ins w:id="1411" w:author="HÜFNER Katharina,Ass.Prof. Priv. Doz. Dr." w:date="2023-05-30T17:10:00Z">
        <w:r w:rsidR="00981979" w:rsidRPr="00981979">
          <w:rPr>
            <w:highlight w:val="yellow"/>
          </w:rPr>
          <w:t xml:space="preserve"> </w:t>
        </w:r>
      </w:ins>
    </w:p>
    <w:p w14:paraId="18E0FFB6" w14:textId="504E8338" w:rsidR="00831A0D" w:rsidRDefault="00981979" w:rsidP="00981979">
      <w:pPr>
        <w:pStyle w:val="Textkrper"/>
        <w:rPr>
          <w:ins w:id="1412" w:author="HÜFNER Katharina,Ass.Prof. Priv. Doz. Dr." w:date="2023-05-30T17:30:00Z"/>
        </w:rPr>
      </w:pPr>
      <w:moveToRangeStart w:id="1413" w:author="HÜFNER Katharina,Ass.Prof. Priv. Doz. Dr." w:date="2023-05-30T17:10:00Z" w:name="move136356899"/>
      <w:moveTo w:id="1414" w:author="HÜFNER Katharina,Ass.Prof. Priv. Doz. Dr." w:date="2023-05-30T17:10:00Z">
        <w:del w:id="1415" w:author="HÜFNER Katharina,Ass.Prof. Priv. Doz. Dr." w:date="2023-05-31T15:15:00Z">
          <w:r w:rsidRPr="00E20D2B" w:rsidDel="00A8570B">
            <w:rPr>
              <w:highlight w:val="yellow"/>
            </w:rPr>
            <w:delText>Two discrepancies of our results need a more thorough discussion. First, in the SIMMUN cohort, the inflammatory marker NEO was associated with higher plasma levels of KYN (22). Unexpectedly, another inflammatory variable, NLR could be linked to lower KYN. This may be explained e.g. by sustained suppression of neutrophil counts reported for up to 1 year after infection (65). Second, effects of inflammatory markers on neurotransmitter-associated metabolites were stronger in the INCOV than in the SIMMUN cohort. This phenomenon can be traced back to the more severe infection in INCOV study participants</w:delText>
          </w:r>
        </w:del>
      </w:moveTo>
    </w:p>
    <w:p w14:paraId="4642D32C" w14:textId="109B1242" w:rsidR="00831A0D" w:rsidRDefault="00831A0D" w:rsidP="00831A0D">
      <w:pPr>
        <w:pStyle w:val="berschrift2"/>
        <w:rPr>
          <w:ins w:id="1416" w:author="HÜFNER Katharina,Ass.Prof. Priv. Doz. Dr." w:date="2023-05-30T17:30:00Z"/>
        </w:rPr>
      </w:pPr>
      <w:ins w:id="1417" w:author="HÜFNER Katharina,Ass.Prof. Priv. Doz. Dr." w:date="2023-05-30T17:30:00Z">
        <w:r w:rsidRPr="00E55920">
          <w:rPr>
            <w:highlight w:val="yellow"/>
          </w:rPr>
          <w:t xml:space="preserve">The effect of inflammation on </w:t>
        </w:r>
      </w:ins>
      <w:ins w:id="1418" w:author="HÜFNER Katharina,Ass.Prof. Priv. Doz. Dr." w:date="2023-05-30T17:31:00Z">
        <w:r>
          <w:rPr>
            <w:highlight w:val="yellow"/>
          </w:rPr>
          <w:t>the catecholamine</w:t>
        </w:r>
      </w:ins>
      <w:ins w:id="1419" w:author="HÜFNER Katharina,Ass.Prof. Priv. Doz. Dr." w:date="2023-05-30T17:30:00Z">
        <w:r w:rsidRPr="00E55920">
          <w:rPr>
            <w:highlight w:val="yellow"/>
          </w:rPr>
          <w:t xml:space="preserve"> pathway </w:t>
        </w:r>
      </w:ins>
      <w:ins w:id="1420" w:author="HÜFNER Katharina,Ass.Prof. Priv. Doz. Dr." w:date="2023-05-30T17:50:00Z">
        <w:r w:rsidR="00A02908">
          <w:t>and its role in</w:t>
        </w:r>
        <w:r w:rsidR="00BD3E03">
          <w:t xml:space="preserve"> SARS-COV-2 infection</w:t>
        </w:r>
      </w:ins>
    </w:p>
    <w:p w14:paraId="4FC2EDCA" w14:textId="1A8A7B7F" w:rsidR="00831A0D" w:rsidDel="00EC237C" w:rsidRDefault="00AA3362" w:rsidP="00981979">
      <w:pPr>
        <w:pStyle w:val="Textkrper"/>
        <w:rPr>
          <w:ins w:id="1421" w:author="HÜFNER Katharina,Ass.Prof. Priv. Doz. Dr." w:date="2023-05-31T15:20:00Z"/>
          <w:del w:id="1422" w:author="Katharina Huefner" w:date="2023-05-31T22:28:00Z"/>
        </w:rPr>
      </w:pPr>
      <w:ins w:id="1423" w:author="Katharina Huefner" w:date="2023-05-31T21:45:00Z">
        <w:r w:rsidRPr="00916F81">
          <w:rPr>
            <w:highlight w:val="yellow"/>
          </w:rPr>
          <w:t>BH4 poses, apart from IDO1, another junction between neurotransmitter metabolism and inflammation (</w:t>
        </w:r>
        <w:commentRangeStart w:id="1424"/>
        <w:r w:rsidRPr="00916F81">
          <w:rPr>
            <w:highlight w:val="yellow"/>
          </w:rPr>
          <w:t>6,23,24,68,69</w:t>
        </w:r>
        <w:commentRangeEnd w:id="1424"/>
        <w:r w:rsidRPr="00FC1CC0">
          <w:rPr>
            <w:rStyle w:val="Kommentarzeichen"/>
            <w:highlight w:val="yellow"/>
          </w:rPr>
          <w:commentReference w:id="1424"/>
        </w:r>
        <w:r w:rsidRPr="00FC1CC0">
          <w:rPr>
            <w:highlight w:val="yellow"/>
          </w:rPr>
          <w:t xml:space="preserve">). Activity of GTP </w:t>
        </w:r>
        <w:proofErr w:type="spellStart"/>
        <w:r w:rsidRPr="00FC1CC0">
          <w:rPr>
            <w:highlight w:val="yellow"/>
          </w:rPr>
          <w:t>cyclohydrolase</w:t>
        </w:r>
        <w:proofErr w:type="spellEnd"/>
        <w:r w:rsidRPr="00FC1CC0">
          <w:rPr>
            <w:highlight w:val="yellow"/>
          </w:rPr>
          <w:t xml:space="preserve"> I, the enzyme catalyzing the rate limiting step of the BH4 synthesis is strongly stimulated by IFNG and other inflammatory stimuli (</w:t>
        </w:r>
        <w:commentRangeStart w:id="1425"/>
        <w:r w:rsidRPr="00FC1CC0">
          <w:rPr>
            <w:highlight w:val="yellow"/>
          </w:rPr>
          <w:t>24,68,69</w:t>
        </w:r>
        <w:commentRangeEnd w:id="1425"/>
        <w:r>
          <w:rPr>
            <w:rStyle w:val="Kommentarzeichen"/>
          </w:rPr>
          <w:commentReference w:id="1425"/>
        </w:r>
        <w:r w:rsidRPr="00FC1CC0">
          <w:rPr>
            <w:highlight w:val="yellow"/>
          </w:rPr>
          <w:t>). However, during inflammation, BH4 is oxidized to the inactive derivative dihydrobiopterin and consumed during nitric oxide formation by the BH4-dependent nitric oxide synthase, which restricts BH4 from neurotransmitter synthesis (3,6,16,24,25,70</w:t>
        </w:r>
      </w:ins>
      <w:ins w:id="1426" w:author="HÜFNER Katharina,Ass.Prof. Priv. Doz. Dr." w:date="2023-05-30T17:32:00Z">
        <w:del w:id="1427" w:author="Katharina Huefner" w:date="2023-05-31T22:28:00Z">
          <w:r w:rsidR="00831A0D" w:rsidDel="00EC237C">
            <w:delText xml:space="preserve">In the SIMMUN cohort PHE/TYR was reduced with age and in individuals and status post SARS-CoV-2 infection. </w:delText>
          </w:r>
        </w:del>
        <w:del w:id="1428" w:author="Katharina Huefner" w:date="2023-05-31T22:20:00Z">
          <w:r w:rsidR="00831A0D" w:rsidRPr="00EC237C" w:rsidDel="00EC237C">
            <w:rPr>
              <w:highlight w:val="yellow"/>
              <w:rPrChange w:id="1429" w:author="Katharina Huefner" w:date="2023-05-31T22:20:00Z">
                <w:rPr/>
              </w:rPrChange>
            </w:rPr>
            <w:delText>A similar pattern was found in individuals with no or mild depression were a</w:delText>
          </w:r>
        </w:del>
        <w:del w:id="1430" w:author="Katharina Huefner" w:date="2023-05-31T22:28:00Z">
          <w:r w:rsidR="00831A0D" w:rsidRPr="00EC237C" w:rsidDel="00EC237C">
            <w:rPr>
              <w:highlight w:val="yellow"/>
              <w:rPrChange w:id="1431" w:author="Katharina Huefner" w:date="2023-05-31T22:20:00Z">
                <w:rPr/>
              </w:rPrChange>
            </w:rPr>
            <w:delText xml:space="preserve"> negative correlation</w:delText>
          </w:r>
        </w:del>
        <w:del w:id="1432" w:author="Katharina Huefner" w:date="2023-05-31T22:20:00Z">
          <w:r w:rsidR="00831A0D" w:rsidDel="00EC237C">
            <w:delText xml:space="preserve"> with</w:delText>
          </w:r>
        </w:del>
        <w:del w:id="1433" w:author="Katharina Huefner" w:date="2023-05-31T22:28:00Z">
          <w:r w:rsidR="00831A0D" w:rsidDel="00EC237C">
            <w:delText xml:space="preserve"> </w:delText>
          </w:r>
          <w:r w:rsidR="00831A0D" w:rsidDel="00EC237C">
            <w:rPr>
              <w:rFonts w:cstheme="minorHAnsi"/>
            </w:rPr>
            <w:delText xml:space="preserve">PHE/TYR was found indicating a direct biochemical mechanism related to BH4 availability </w:delText>
          </w:r>
          <w:r w:rsidR="00831A0D" w:rsidDel="00EC237C">
            <w:rPr>
              <w:rFonts w:cstheme="minorHAnsi"/>
            </w:rPr>
            <w:fldChar w:fldCharType="begin">
              <w:fldData xml:space="preserve">PEVuZE5vdGU+PENpdGU+PEF1dGhvcj5Iw7xmbmVyPC9BdXRob3I+PFllYXI+MjAyMTwvWWVhcj48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</w:fldData>
            </w:fldChar>
          </w:r>
          <w:r w:rsidR="00831A0D" w:rsidDel="00EC237C">
            <w:rPr>
              <w:rFonts w:cstheme="minorHAnsi"/>
            </w:rPr>
            <w:delInstrText xml:space="preserve"> ADDIN EN.CITE </w:delInstrText>
          </w:r>
          <w:r w:rsidR="00831A0D" w:rsidDel="00EC237C">
            <w:rPr>
              <w:rFonts w:cstheme="minorHAnsi"/>
            </w:rPr>
            <w:fldChar w:fldCharType="begin">
              <w:fldData xml:space="preserve">PEVuZE5vdGU+PENpdGU+PEF1dGhvcj5Iw7xmbmVyPC9BdXRob3I+PFllYXI+MjAyMTwvWWVhcj48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</w:fldData>
            </w:fldChar>
          </w:r>
          <w:r w:rsidR="00831A0D" w:rsidDel="00EC237C">
            <w:rPr>
              <w:rFonts w:cstheme="minorHAnsi"/>
            </w:rPr>
            <w:delInstrText xml:space="preserve"> ADDIN EN.CITE.DATA </w:delInstrText>
          </w:r>
          <w:r w:rsidR="00831A0D" w:rsidDel="00EC237C">
            <w:rPr>
              <w:rFonts w:cstheme="minorHAnsi"/>
            </w:rPr>
          </w:r>
          <w:r w:rsidR="00831A0D" w:rsidDel="00EC237C">
            <w:rPr>
              <w:rFonts w:cstheme="minorHAnsi"/>
            </w:rPr>
            <w:fldChar w:fldCharType="end"/>
          </w:r>
          <w:r w:rsidR="00831A0D" w:rsidDel="00EC237C">
            <w:rPr>
              <w:rFonts w:cstheme="minorHAnsi"/>
            </w:rPr>
          </w:r>
          <w:r w:rsidR="00831A0D" w:rsidDel="00EC237C">
            <w:rPr>
              <w:rFonts w:cstheme="minorHAnsi"/>
            </w:rPr>
            <w:fldChar w:fldCharType="separate"/>
          </w:r>
          <w:r w:rsidR="00831A0D" w:rsidDel="00EC237C">
            <w:rPr>
              <w:rFonts w:cstheme="minorHAnsi"/>
              <w:noProof/>
            </w:rPr>
            <w:delText>(Hüfner et al., 2021)</w:delText>
          </w:r>
          <w:r w:rsidR="00831A0D" w:rsidDel="00EC237C">
            <w:rPr>
              <w:rFonts w:cstheme="minorHAnsi"/>
            </w:rPr>
            <w:fldChar w:fldCharType="end"/>
          </w:r>
          <w:r w:rsidR="00831A0D" w:rsidDel="00EC237C">
            <w:rPr>
              <w:rFonts w:cstheme="minorHAnsi"/>
            </w:rPr>
            <w:delText xml:space="preserve">. Reduced BH4 availability can be the result of impaired synthesis, low </w:delText>
          </w:r>
          <w:r w:rsidR="00831A0D" w:rsidDel="00EC237C">
            <w:rPr>
              <w:rFonts w:eastAsia="Calibri" w:cstheme="minorHAnsi"/>
            </w:rPr>
            <w:delText>recycling</w:delText>
          </w:r>
          <w:r w:rsidR="00831A0D" w:rsidDel="00EC237C">
            <w:rPr>
              <w:rFonts w:cstheme="minorHAnsi"/>
            </w:rPr>
            <w:delText xml:space="preserve"> from BH</w:delText>
          </w:r>
          <w:r w:rsidR="00831A0D" w:rsidDel="00EC237C">
            <w:rPr>
              <w:rFonts w:cstheme="minorHAnsi"/>
              <w:vertAlign w:val="subscript"/>
            </w:rPr>
            <w:delText>2</w:delText>
          </w:r>
          <w:r w:rsidR="00831A0D" w:rsidDel="00EC237C">
            <w:rPr>
              <w:rFonts w:cstheme="minorHAnsi"/>
            </w:rPr>
            <w:delText xml:space="preserve"> or </w:delText>
          </w:r>
          <w:r w:rsidR="00831A0D" w:rsidDel="00EC237C">
            <w:rPr>
              <w:rFonts w:eastAsia="Calibri" w:cstheme="minorHAnsi"/>
            </w:rPr>
            <w:delText>oxidation</w:delText>
          </w:r>
          <w:r w:rsidR="00831A0D" w:rsidDel="00EC237C">
            <w:rPr>
              <w:rFonts w:cstheme="minorHAnsi"/>
            </w:rPr>
            <w:delText xml:space="preserve"> by ROS </w:delText>
          </w:r>
          <w:r w:rsidR="00831A0D" w:rsidDel="00EC237C">
            <w:rPr>
              <w:rFonts w:cstheme="minorHAnsi"/>
            </w:rPr>
            <w:fldChar w:fldCharType="begin">
              <w:fldData xml:space="preserve">PEVuZE5vdGU+PENpdGU+PEF1dGhvcj5UaG9ueTwvQXV0aG9yPjxZZWFyPjIwMDA8L1llYXI+PFJl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</w:fldData>
            </w:fldChar>
          </w:r>
          <w:r w:rsidR="00831A0D" w:rsidDel="00EC237C">
            <w:rPr>
              <w:rFonts w:cstheme="minorHAnsi"/>
            </w:rPr>
            <w:delInstrText xml:space="preserve"> ADDIN EN.CITE </w:delInstrText>
          </w:r>
          <w:r w:rsidR="00831A0D" w:rsidDel="00EC237C">
            <w:rPr>
              <w:rFonts w:cstheme="minorHAnsi"/>
            </w:rPr>
            <w:fldChar w:fldCharType="begin">
              <w:fldData xml:space="preserve">PEVuZE5vdGU+PENpdGU+PEF1dGhvcj5UaG9ueTwvQXV0aG9yPjxZZWFyPjIwMDA8L1llYXI+PFJl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</w:fldData>
            </w:fldChar>
          </w:r>
          <w:r w:rsidR="00831A0D" w:rsidDel="00EC237C">
            <w:rPr>
              <w:rFonts w:cstheme="minorHAnsi"/>
            </w:rPr>
            <w:delInstrText xml:space="preserve"> ADDIN EN.CITE.DATA </w:delInstrText>
          </w:r>
          <w:r w:rsidR="00831A0D" w:rsidDel="00EC237C">
            <w:rPr>
              <w:rFonts w:cstheme="minorHAnsi"/>
            </w:rPr>
          </w:r>
          <w:r w:rsidR="00831A0D" w:rsidDel="00EC237C">
            <w:rPr>
              <w:rFonts w:cstheme="minorHAnsi"/>
            </w:rPr>
            <w:fldChar w:fldCharType="end"/>
          </w:r>
          <w:r w:rsidR="00831A0D" w:rsidDel="00EC237C">
            <w:rPr>
              <w:rFonts w:cstheme="minorHAnsi"/>
            </w:rPr>
          </w:r>
          <w:r w:rsidR="00831A0D" w:rsidDel="00EC237C">
            <w:rPr>
              <w:rFonts w:cstheme="minorHAnsi"/>
            </w:rPr>
            <w:fldChar w:fldCharType="separate"/>
          </w:r>
          <w:r w:rsidR="00831A0D" w:rsidDel="00EC237C">
            <w:rPr>
              <w:rFonts w:cstheme="minorHAnsi"/>
              <w:noProof/>
            </w:rPr>
            <w:delText>(Thony et al., 2000; Werner-Felmayer et al., 2002)</w:delText>
          </w:r>
          <w:r w:rsidR="00831A0D" w:rsidDel="00EC237C">
            <w:rPr>
              <w:rFonts w:cstheme="minorHAnsi"/>
            </w:rPr>
            <w:fldChar w:fldCharType="end"/>
          </w:r>
          <w:r w:rsidR="00831A0D" w:rsidDel="00EC237C">
            <w:delText xml:space="preserve">. </w:delText>
          </w:r>
        </w:del>
        <w:del w:id="1434" w:author="Katharina Huefner" w:date="2023-05-31T22:10:00Z">
          <w:r w:rsidR="00831A0D" w:rsidDel="001F2EC9">
            <w:delText xml:space="preserve">Changes in BH4 availability can also influence the production of serotonin </w:delText>
          </w:r>
          <w:r w:rsidR="00831A0D" w:rsidDel="001F2EC9">
            <w:fldChar w:fldCharType="begin"/>
          </w:r>
          <w:r w:rsidR="00831A0D" w:rsidDel="001F2EC9">
            <w:delInstrText xml:space="preserve"> ADDIN EN.CITE &lt;EndNote&gt;&lt;Cite&gt;&lt;Author&gt;Haroon&lt;/Author&gt;&lt;Year&gt;2012&lt;/Year&gt;&lt;RecNum&gt;129&lt;/RecNum&gt;&lt;DisplayText&gt;(Haroon et al., 2012)&lt;/DisplayText&gt;&lt;record&gt;&lt;rec-number&gt;129&lt;/rec-number&gt;&lt;foreign-keys&gt;&lt;key app="EN" db-id="9tt09s2ss9vtrhedz5b55dtx0005ssfv2rwp" timestamp="1675005464"&gt;129&lt;/key&gt;&lt;/foreign-keys&gt;&lt;ref-type name="Journal Article"&gt;17&lt;/ref-type&gt;&lt;contributors&gt;&lt;authors&gt;&lt;author&gt;Haroon, Ebrahim&lt;/author&gt;&lt;author&gt;Raison, Charles L.&lt;/author&gt;&lt;author&gt;Miller, Andrew H.&lt;/author&gt;&lt;/authors&gt;&lt;/contributors&gt;&lt;titles&gt;&lt;title&gt;Psychoneuroimmunology Meets Neuropsychopharmacology: Translational Implications of the Impact of Inflammation on Behavior&lt;/title&gt;&lt;secondary-title&gt;Neuropsychopharmacology&lt;/secondary-title&gt;&lt;/titles&gt;&lt;periodical&gt;&lt;full-title&gt;Neuropsychopharmacology&lt;/full-title&gt;&lt;/periodical&gt;&lt;pages&gt;137-162&lt;/pages&gt;&lt;volume&gt;37&lt;/volume&gt;&lt;number&gt;1&lt;/number&gt;&lt;dates&gt;&lt;year&gt;2012&lt;/year&gt;&lt;pub-dates&gt;&lt;date&gt;2012/01/01&lt;/date&gt;&lt;/pub-dates&gt;&lt;/dates&gt;&lt;isbn&gt;1740-634X&lt;/isbn&gt;&lt;urls&gt;&lt;related-urls&gt;&lt;url&gt;https://doi.org/10.1038/npp.2011.205&lt;/url&gt;&lt;/related-urls&gt;&lt;/urls&gt;&lt;electronic-resource-num&gt;10.1038/npp.2011.205&lt;/electronic-resource-num&gt;&lt;/record&gt;&lt;/Cite&gt;&lt;/EndNote&gt;</w:delInstrText>
          </w:r>
          <w:r w:rsidR="00831A0D" w:rsidDel="001F2EC9">
            <w:fldChar w:fldCharType="separate"/>
          </w:r>
          <w:r w:rsidR="00831A0D" w:rsidDel="001F2EC9">
            <w:rPr>
              <w:noProof/>
            </w:rPr>
            <w:delText>(Haroon et al., 2012)</w:delText>
          </w:r>
          <w:r w:rsidR="00831A0D" w:rsidDel="001F2EC9">
            <w:fldChar w:fldCharType="end"/>
          </w:r>
          <w:r w:rsidR="00831A0D" w:rsidDel="001F2EC9">
            <w:delText xml:space="preserve">. </w:delText>
          </w:r>
        </w:del>
        <w:del w:id="1435" w:author="Katharina Huefner" w:date="2023-05-31T21:44:00Z">
          <w:r w:rsidR="00831A0D" w:rsidDel="00AA3362">
            <w:delText xml:space="preserve">It could be a sign of a salutogenetic feedback mechanism that inflammation as assessed by neopterin </w:delText>
          </w:r>
        </w:del>
        <w:del w:id="1436" w:author="Katharina Huefner" w:date="2023-05-31T21:42:00Z">
          <w:r w:rsidR="00831A0D" w:rsidDel="00AA3362">
            <w:delText xml:space="preserve">and anti SARS-CoV-2 antibodies </w:delText>
          </w:r>
        </w:del>
        <w:del w:id="1437" w:author="Katharina Huefner" w:date="2023-05-31T21:44:00Z">
          <w:r w:rsidR="00831A0D" w:rsidDel="00AA3362">
            <w:delText>regulate PHE/TYR levels in an opposite direction as the status post SARS-CoV-2 infection.</w:delText>
          </w:r>
        </w:del>
      </w:ins>
      <w:ins w:id="1438" w:author="Katharina Huefner" w:date="2023-05-31T22:28:00Z">
        <w:r w:rsidR="00EC237C">
          <w:t xml:space="preserve">) </w:t>
        </w:r>
      </w:ins>
    </w:p>
    <w:p w14:paraId="181DACB3" w14:textId="0FF95F01" w:rsidR="00A8570B" w:rsidRDefault="00A8570B" w:rsidP="00A8570B">
      <w:pPr>
        <w:pStyle w:val="Textkrper"/>
        <w:rPr>
          <w:ins w:id="1439" w:author="HÜFNER Katharina,Ass.Prof. Priv. Doz. Dr." w:date="2023-05-31T15:20:00Z"/>
        </w:rPr>
      </w:pPr>
      <w:ins w:id="1440" w:author="HÜFNER Katharina,Ass.Prof. Priv. Doz. Dr." w:date="2023-05-31T15:20:00Z">
        <w:del w:id="1441" w:author="Katharina Huefner" w:date="2023-05-31T21:45:00Z">
          <w:r w:rsidRPr="00916F81" w:rsidDel="00AA3362">
            <w:rPr>
              <w:highlight w:val="yellow"/>
            </w:rPr>
            <w:delText>BH4 poses, apart from IDO1, another junction between neurotransmitter metabolism and inflammation (</w:delText>
          </w:r>
          <w:commentRangeStart w:id="1442"/>
          <w:r w:rsidRPr="00916F81" w:rsidDel="00AA3362">
            <w:rPr>
              <w:highlight w:val="yellow"/>
            </w:rPr>
            <w:delText>6,23,24,68,69</w:delText>
          </w:r>
          <w:commentRangeEnd w:id="1442"/>
          <w:r w:rsidRPr="00FC1CC0" w:rsidDel="00AA3362">
            <w:rPr>
              <w:rStyle w:val="Kommentarzeichen"/>
              <w:highlight w:val="yellow"/>
            </w:rPr>
            <w:commentReference w:id="1442"/>
          </w:r>
          <w:r w:rsidRPr="00FC1CC0" w:rsidDel="00AA3362">
            <w:rPr>
              <w:highlight w:val="yellow"/>
            </w:rPr>
            <w:delText>). Activity of GTP cyclohydrolase I, the enzyme catalyzing the rate limiting step of the BH4 synthesis is strongly stimulated by IFNG and other inflammatory stimuli (</w:delText>
          </w:r>
          <w:commentRangeStart w:id="1443"/>
          <w:r w:rsidRPr="00FC1CC0" w:rsidDel="00AA3362">
            <w:rPr>
              <w:highlight w:val="yellow"/>
            </w:rPr>
            <w:delText>24,68,69</w:delText>
          </w:r>
          <w:commentRangeEnd w:id="1443"/>
          <w:r w:rsidDel="00AA3362">
            <w:rPr>
              <w:rStyle w:val="Kommentarzeichen"/>
            </w:rPr>
            <w:commentReference w:id="1443"/>
          </w:r>
          <w:r w:rsidRPr="00FC1CC0" w:rsidDel="00AA3362">
            <w:rPr>
              <w:highlight w:val="yellow"/>
            </w:rPr>
            <w:delText xml:space="preserve">). However, during inflammation, BH4 is oxidized to the inactive derivative dihydrobiopterin and consumed during nitric oxide formation by the BH4-dependent nitric oxide synthase, which restricts BH4 from neurotransmitter synthesis </w:delText>
          </w:r>
          <w:commentRangeStart w:id="1444"/>
          <w:r w:rsidRPr="00FC1CC0" w:rsidDel="00AA3362">
            <w:rPr>
              <w:highlight w:val="yellow"/>
            </w:rPr>
            <w:delText>(3,6,16,24,25,70)</w:delText>
          </w:r>
          <w:commentRangeEnd w:id="1444"/>
          <w:r w:rsidRPr="00A02908" w:rsidDel="00AA3362">
            <w:rPr>
              <w:rStyle w:val="Kommentarzeichen"/>
              <w:highlight w:val="yellow"/>
            </w:rPr>
            <w:commentReference w:id="1444"/>
          </w:r>
          <w:r w:rsidDel="00AA3362">
            <w:delText xml:space="preserve">. </w:delText>
          </w:r>
        </w:del>
        <w:del w:id="1445" w:author="Katharina Huefner" w:date="2023-05-31T22:10:00Z">
          <w:r w:rsidDel="001F2EC9">
            <w:delText xml:space="preserve">The SIMMUN cohort showed decreased values of PHE/TYR in individuals with status post SARS-CoV-2 infection, while the INCOV cohort demonstrated increased PHE/TYR during acute COVID-19, with normalizing values during subacute infection and recovery. </w:delText>
          </w:r>
        </w:del>
        <w:r w:rsidRPr="009E3271">
          <w:rPr>
            <w:highlight w:val="yellow"/>
          </w:rPr>
          <w:t xml:space="preserve">In line with a previous report (34), we could demonstrate an increase in circulating PHE in </w:t>
        </w:r>
      </w:ins>
      <w:ins w:id="1446" w:author="Katharina Huefner" w:date="2023-05-31T22:11:00Z">
        <w:r w:rsidR="001F2EC9">
          <w:rPr>
            <w:highlight w:val="yellow"/>
          </w:rPr>
          <w:t xml:space="preserve">acute </w:t>
        </w:r>
      </w:ins>
      <w:ins w:id="1447" w:author="HÜFNER Katharina,Ass.Prof. Priv. Doz. Dr." w:date="2023-05-31T15:20:00Z">
        <w:r w:rsidRPr="009E3271">
          <w:rPr>
            <w:highlight w:val="yellow"/>
          </w:rPr>
          <w:t>SARS-CoV-2 infection</w:t>
        </w:r>
      </w:ins>
      <w:ins w:id="1448" w:author="Katharina Huefner" w:date="2023-05-31T22:26:00Z">
        <w:r w:rsidR="00EC237C">
          <w:rPr>
            <w:highlight w:val="yellow"/>
          </w:rPr>
          <w:t xml:space="preserve"> in the IN</w:t>
        </w:r>
      </w:ins>
      <w:ins w:id="1449" w:author="Katharina Huefner" w:date="2023-05-31T22:27:00Z">
        <w:r w:rsidR="00EC237C">
          <w:rPr>
            <w:highlight w:val="yellow"/>
          </w:rPr>
          <w:t>COV cohort</w:t>
        </w:r>
      </w:ins>
      <w:ins w:id="1450" w:author="HÜFNER Katharina,Ass.Prof. Priv. Doz. Dr." w:date="2023-05-31T15:20:00Z">
        <w:r w:rsidRPr="009E3271">
          <w:rPr>
            <w:highlight w:val="yellow"/>
          </w:rPr>
          <w:t xml:space="preserve"> </w:t>
        </w:r>
      </w:ins>
      <w:ins w:id="1451" w:author="Katharina Huefner" w:date="2023-05-31T22:29:00Z">
        <w:r w:rsidR="00EC237C">
          <w:rPr>
            <w:highlight w:val="yellow"/>
          </w:rPr>
          <w:t xml:space="preserve">and a </w:t>
        </w:r>
      </w:ins>
      <w:ins w:id="1452" w:author="HÜFNER Katharina,Ass.Prof. Priv. Doz. Dr." w:date="2023-05-31T15:20:00Z">
        <w:del w:id="1453" w:author="Katharina Huefner" w:date="2023-05-31T22:29:00Z">
          <w:r w:rsidRPr="009E3271" w:rsidDel="00EC237C">
            <w:rPr>
              <w:highlight w:val="yellow"/>
            </w:rPr>
            <w:delText xml:space="preserve">and associate lowered TYR with NEO. Additionally, we observed </w:delText>
          </w:r>
        </w:del>
        <w:r w:rsidRPr="009E3271">
          <w:rPr>
            <w:highlight w:val="yellow"/>
          </w:rPr>
          <w:t xml:space="preserve">negative correlations of plasma levels of the dopamine derivative DA sulfate </w:t>
        </w:r>
        <w:del w:id="1454" w:author="Katharina Huefner" w:date="2023-05-31T22:26:00Z">
          <w:r w:rsidRPr="009E3271" w:rsidDel="00EC237C">
            <w:rPr>
              <w:highlight w:val="yellow"/>
            </w:rPr>
            <w:delText xml:space="preserve">(23,52) </w:delText>
          </w:r>
        </w:del>
        <w:r w:rsidRPr="009E3271">
          <w:rPr>
            <w:highlight w:val="yellow"/>
          </w:rPr>
          <w:t xml:space="preserve">and TYR with </w:t>
        </w:r>
        <w:del w:id="1455" w:author="Katharina Huefner" w:date="2023-05-31T22:31:00Z">
          <w:r w:rsidRPr="009E3271" w:rsidDel="00AB626F">
            <w:rPr>
              <w:highlight w:val="yellow"/>
            </w:rPr>
            <w:delText xml:space="preserve">the GTP cyclohydrolase I and neopterin inducer, </w:delText>
          </w:r>
        </w:del>
        <w:r w:rsidRPr="009E3271">
          <w:rPr>
            <w:highlight w:val="yellow"/>
          </w:rPr>
          <w:t xml:space="preserve">IFNG. </w:t>
        </w:r>
        <w:del w:id="1456" w:author="Katharina Huefner" w:date="2023-05-31T22:31:00Z">
          <w:r w:rsidRPr="009E3271" w:rsidDel="00AB626F">
            <w:rPr>
              <w:highlight w:val="yellow"/>
            </w:rPr>
            <w:delText>Collectively, these phenomena</w:delText>
          </w:r>
        </w:del>
      </w:ins>
      <w:ins w:id="1457" w:author="Katharina Huefner" w:date="2023-05-31T22:31:00Z">
        <w:r w:rsidR="00AB626F">
          <w:rPr>
            <w:highlight w:val="yellow"/>
          </w:rPr>
          <w:t>This</w:t>
        </w:r>
      </w:ins>
      <w:ins w:id="1458" w:author="HÜFNER Katharina,Ass.Prof. Priv. Doz. Dr." w:date="2023-05-31T15:20:00Z">
        <w:r w:rsidRPr="009E3271">
          <w:rPr>
            <w:highlight w:val="yellow"/>
          </w:rPr>
          <w:t xml:space="preserve"> support</w:t>
        </w:r>
      </w:ins>
      <w:ins w:id="1459" w:author="Katharina Huefner" w:date="2023-05-31T22:31:00Z">
        <w:r w:rsidR="00AB626F">
          <w:rPr>
            <w:highlight w:val="yellow"/>
          </w:rPr>
          <w:t>s</w:t>
        </w:r>
      </w:ins>
      <w:ins w:id="1460" w:author="HÜFNER Katharina,Ass.Prof. Priv. Doz. Dr." w:date="2023-05-31T15:20:00Z">
        <w:r w:rsidRPr="009E3271">
          <w:rPr>
            <w:highlight w:val="yellow"/>
          </w:rPr>
          <w:t xml:space="preserve"> the model of inflammatory BH4 deficiency </w:t>
        </w:r>
      </w:ins>
      <w:ins w:id="1461" w:author="Katharina Huefner" w:date="2023-05-31T22:31:00Z">
        <w:r w:rsidR="00AB626F">
          <w:rPr>
            <w:highlight w:val="yellow"/>
          </w:rPr>
          <w:t xml:space="preserve">during acute COVID-19 </w:t>
        </w:r>
      </w:ins>
      <w:ins w:id="1462" w:author="HÜFNER Katharina,Ass.Prof. Priv. Doz. Dr." w:date="2023-05-31T15:20:00Z">
        <w:r w:rsidRPr="009E3271">
          <w:rPr>
            <w:highlight w:val="yellow"/>
          </w:rPr>
          <w:t>culminating at inefficient PHE - TYR conversion, and impaired catecholamine biosynthesis</w:t>
        </w:r>
        <w:del w:id="1463" w:author="Katharina Huefner" w:date="2023-05-31T22:32:00Z">
          <w:r w:rsidRPr="009E3271" w:rsidDel="00AB626F">
            <w:rPr>
              <w:highlight w:val="yellow"/>
            </w:rPr>
            <w:delText xml:space="preserve"> during acute SARS-CoV-2 infection</w:delText>
          </w:r>
        </w:del>
        <w:r w:rsidRPr="009E3271">
          <w:rPr>
            <w:highlight w:val="yellow"/>
          </w:rPr>
          <w:t xml:space="preserve">. By contrast, the </w:t>
        </w:r>
      </w:ins>
      <w:ins w:id="1464" w:author="Katharina Huefner" w:date="2023-05-31T22:32:00Z">
        <w:r w:rsidR="00AB626F">
          <w:rPr>
            <w:highlight w:val="yellow"/>
          </w:rPr>
          <w:t>increases</w:t>
        </w:r>
      </w:ins>
      <w:ins w:id="1465" w:author="HÜFNER Katharina,Ass.Prof. Priv. Doz. Dr." w:date="2023-05-31T15:20:00Z">
        <w:del w:id="1466" w:author="Katharina Huefner" w:date="2023-05-31T22:32:00Z">
          <w:r w:rsidRPr="009E3271" w:rsidDel="00AB626F">
            <w:rPr>
              <w:highlight w:val="yellow"/>
            </w:rPr>
            <w:delText>rise</w:delText>
          </w:r>
        </w:del>
        <w:r w:rsidRPr="009E3271">
          <w:rPr>
            <w:highlight w:val="yellow"/>
          </w:rPr>
          <w:t xml:space="preserve"> in DA sulfate during </w:t>
        </w:r>
        <w:del w:id="1467" w:author="Katharina Huefner" w:date="2023-05-31T22:32:00Z">
          <w:r w:rsidRPr="009E3271" w:rsidDel="00AB626F">
            <w:rPr>
              <w:highlight w:val="yellow"/>
            </w:rPr>
            <w:delText xml:space="preserve">infection </w:delText>
          </w:r>
        </w:del>
        <w:r w:rsidRPr="009E3271">
          <w:rPr>
            <w:highlight w:val="yellow"/>
          </w:rPr>
          <w:t xml:space="preserve">recovery in the INCOV cohort </w:t>
        </w:r>
        <w:del w:id="1468" w:author="Katharina Huefner" w:date="2023-05-31T22:33:00Z">
          <w:r w:rsidRPr="009E3271" w:rsidDel="00AB626F">
            <w:rPr>
              <w:highlight w:val="yellow"/>
            </w:rPr>
            <w:delText xml:space="preserve">and the significantly lower PHE/TYR in SARS-CoV-2 infection convalescents in the SIMMUN collective </w:delText>
          </w:r>
        </w:del>
        <w:r w:rsidRPr="009E3271">
          <w:rPr>
            <w:highlight w:val="yellow"/>
          </w:rPr>
          <w:t xml:space="preserve">may indicate a restored BH4 homeostasis </w:t>
        </w:r>
        <w:del w:id="1469" w:author="Katharina Huefner" w:date="2023-05-31T21:46:00Z">
          <w:r w:rsidRPr="009E3271" w:rsidDel="004917C0">
            <w:rPr>
              <w:highlight w:val="yellow"/>
            </w:rPr>
            <w:delText xml:space="preserve">leading to an efficient PHE - TYR conversion, dopamine synthesis and subsequent dopamine sulfonylation </w:delText>
          </w:r>
        </w:del>
        <w:r w:rsidRPr="009E3271">
          <w:rPr>
            <w:highlight w:val="yellow"/>
          </w:rPr>
          <w:t>(6,23,25,51,52).</w:t>
        </w:r>
      </w:ins>
      <w:ins w:id="1470" w:author="Katharina Huefner" w:date="2023-05-31T22:28:00Z">
        <w:r w:rsidR="00EC237C" w:rsidRPr="00EC237C">
          <w:rPr>
            <w:highlight w:val="yellow"/>
          </w:rPr>
          <w:t xml:space="preserve"> </w:t>
        </w:r>
        <w:r w:rsidR="00EC237C" w:rsidRPr="00FC1CC0">
          <w:rPr>
            <w:highlight w:val="yellow"/>
          </w:rPr>
          <w:t>)</w:t>
        </w:r>
        <w:commentRangeStart w:id="1471"/>
        <w:commentRangeEnd w:id="1471"/>
        <w:r w:rsidR="00EC237C" w:rsidRPr="00A02908">
          <w:rPr>
            <w:rStyle w:val="Kommentarzeichen"/>
            <w:highlight w:val="yellow"/>
          </w:rPr>
          <w:commentReference w:id="1471"/>
        </w:r>
        <w:r w:rsidR="00EC237C">
          <w:t xml:space="preserve">. </w:t>
        </w:r>
      </w:ins>
      <w:proofErr w:type="gramStart"/>
      <w:ins w:id="1472" w:author="Katharina Huefner" w:date="2023-05-31T22:33:00Z">
        <w:r w:rsidR="00AB626F">
          <w:t>Similarly</w:t>
        </w:r>
        <w:proofErr w:type="gramEnd"/>
        <w:r w:rsidR="00AB626F">
          <w:t xml:space="preserve"> in the SIMMUN cohort</w:t>
        </w:r>
      </w:ins>
      <w:ins w:id="1473" w:author="Katharina Huefner" w:date="2023-05-31T22:28:00Z">
        <w:r w:rsidR="00EC237C">
          <w:t xml:space="preserve"> PHE/TYR was reduced in individuals and status post SARS-CoV-2 infection. </w:t>
        </w:r>
      </w:ins>
      <w:ins w:id="1474" w:author="Katharina Huefner" w:date="2023-05-31T22:34:00Z">
        <w:r w:rsidR="00AB626F">
          <w:rPr>
            <w:highlight w:val="yellow"/>
          </w:rPr>
          <w:t>Such a</w:t>
        </w:r>
      </w:ins>
      <w:ins w:id="1475" w:author="Katharina Huefner" w:date="2023-05-31T22:28:00Z">
        <w:r w:rsidR="00EC237C" w:rsidRPr="00E8139B">
          <w:rPr>
            <w:highlight w:val="yellow"/>
          </w:rPr>
          <w:t xml:space="preserve"> negative correlation</w:t>
        </w:r>
        <w:r w:rsidR="00EC237C">
          <w:t xml:space="preserve"> of </w:t>
        </w:r>
        <w:r w:rsidR="00EC237C">
          <w:rPr>
            <w:rFonts w:cstheme="minorHAnsi"/>
          </w:rPr>
          <w:t xml:space="preserve">PHE/TYR was found in individuals with mild depressive </w:t>
        </w:r>
        <w:proofErr w:type="spellStart"/>
        <w:r w:rsidR="00EC237C">
          <w:rPr>
            <w:rFonts w:cstheme="minorHAnsi"/>
          </w:rPr>
          <w:t>symtpoms</w:t>
        </w:r>
        <w:proofErr w:type="spellEnd"/>
        <w:r w:rsidR="00EC237C">
          <w:rPr>
            <w:rFonts w:cstheme="minorHAnsi"/>
          </w:rPr>
          <w:t xml:space="preserve"> indicating a direct biochemical mechanism related to BH4 availability</w:t>
        </w:r>
      </w:ins>
      <w:ins w:id="1476" w:author="Katharina Huefner" w:date="2023-05-31T22:34:00Z">
        <w:r w:rsidR="00AB626F">
          <w:rPr>
            <w:rFonts w:cstheme="minorHAnsi"/>
          </w:rPr>
          <w:t xml:space="preserve"> rather than </w:t>
        </w:r>
        <w:r w:rsidR="00AB626F" w:rsidRPr="00383187">
          <w:rPr>
            <w:rFonts w:cstheme="minorHAnsi"/>
            <w:highlight w:val="yellow"/>
            <w:rPrChange w:id="1477" w:author="Katharina Huefner" w:date="2023-05-31T22:35:00Z">
              <w:rPr>
                <w:rFonts w:cstheme="minorHAnsi"/>
              </w:rPr>
            </w:rPrChange>
          </w:rPr>
          <w:t>inflammation related changes</w:t>
        </w:r>
      </w:ins>
      <w:ins w:id="1478" w:author="Katharina Huefner" w:date="2023-05-31T22:28:00Z">
        <w:r w:rsidR="00EC237C">
          <w:rPr>
            <w:rFonts w:cstheme="minorHAnsi"/>
          </w:rPr>
          <w:t xml:space="preserve"> </w:t>
        </w:r>
        <w:r w:rsidR="00EC237C">
          <w:rPr>
            <w:rFonts w:cstheme="minorHAnsi"/>
          </w:rPr>
          <w:fldChar w:fldCharType="begin">
            <w:fldData xml:space="preserve">PEVuZE5vdGU+PENpdGU+PEF1dGhvcj5Iw7xmbmVyPC9BdXRob3I+PFllYXI+MjAyMTwvWWVhcj48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</w:fldData>
          </w:fldChar>
        </w:r>
        <w:r w:rsidR="00EC237C">
          <w:rPr>
            <w:rFonts w:cstheme="minorHAnsi"/>
          </w:rPr>
          <w:instrText xml:space="preserve"> ADDIN EN.CITE </w:instrText>
        </w:r>
        <w:r w:rsidR="00EC237C">
          <w:rPr>
            <w:rFonts w:cstheme="minorHAnsi"/>
          </w:rPr>
          <w:fldChar w:fldCharType="begin">
            <w:fldData xml:space="preserve">PEVuZE5vdGU+PENpdGU+PEF1dGhvcj5Iw7xmbmVyPC9BdXRob3I+PFllYXI+MjAyMTwvWWVhcj48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</w:fldData>
          </w:fldChar>
        </w:r>
        <w:r w:rsidR="00EC237C">
          <w:rPr>
            <w:rFonts w:cstheme="minorHAnsi"/>
          </w:rPr>
          <w:instrText xml:space="preserve"> ADDIN EN.CITE.DATA </w:instrText>
        </w:r>
        <w:r w:rsidR="00EC237C">
          <w:rPr>
            <w:rFonts w:cstheme="minorHAnsi"/>
          </w:rPr>
        </w:r>
        <w:r w:rsidR="00EC237C">
          <w:rPr>
            <w:rFonts w:cstheme="minorHAnsi"/>
          </w:rPr>
          <w:fldChar w:fldCharType="end"/>
        </w:r>
        <w:r w:rsidR="00EC237C">
          <w:rPr>
            <w:rFonts w:cstheme="minorHAnsi"/>
          </w:rPr>
        </w:r>
        <w:r w:rsidR="00EC237C">
          <w:rPr>
            <w:rFonts w:cstheme="minorHAnsi"/>
          </w:rPr>
          <w:fldChar w:fldCharType="separate"/>
        </w:r>
        <w:r w:rsidR="00EC237C">
          <w:rPr>
            <w:rFonts w:cstheme="minorHAnsi"/>
            <w:noProof/>
          </w:rPr>
          <w:t>(Hüfner et al., 2021)</w:t>
        </w:r>
        <w:r w:rsidR="00EC237C">
          <w:rPr>
            <w:rFonts w:cstheme="minorHAnsi"/>
          </w:rPr>
          <w:fldChar w:fldCharType="end"/>
        </w:r>
        <w:r w:rsidR="00EC237C">
          <w:rPr>
            <w:rFonts w:cstheme="minorHAnsi"/>
          </w:rPr>
          <w:t xml:space="preserve">. Reduced BH4 availability can be the result of impaired synthesis, low </w:t>
        </w:r>
        <w:r w:rsidR="00EC237C">
          <w:rPr>
            <w:rFonts w:eastAsia="Calibri" w:cstheme="minorHAnsi"/>
          </w:rPr>
          <w:t>recycling</w:t>
        </w:r>
        <w:r w:rsidR="00EC237C">
          <w:rPr>
            <w:rFonts w:cstheme="minorHAnsi"/>
          </w:rPr>
          <w:t xml:space="preserve"> from BH</w:t>
        </w:r>
        <w:r w:rsidR="00EC237C">
          <w:rPr>
            <w:rFonts w:cstheme="minorHAnsi"/>
            <w:vertAlign w:val="subscript"/>
          </w:rPr>
          <w:t>2</w:t>
        </w:r>
        <w:r w:rsidR="00EC237C">
          <w:rPr>
            <w:rFonts w:cstheme="minorHAnsi"/>
          </w:rPr>
          <w:t xml:space="preserve"> or </w:t>
        </w:r>
        <w:r w:rsidR="00EC237C">
          <w:rPr>
            <w:rFonts w:eastAsia="Calibri" w:cstheme="minorHAnsi"/>
          </w:rPr>
          <w:t>oxidation</w:t>
        </w:r>
        <w:r w:rsidR="00EC237C">
          <w:rPr>
            <w:rFonts w:cstheme="minorHAnsi"/>
          </w:rPr>
          <w:t xml:space="preserve"> by ROS </w:t>
        </w:r>
        <w:r w:rsidR="00EC237C">
          <w:rPr>
            <w:rFonts w:cstheme="minorHAnsi"/>
          </w:rPr>
          <w:fldChar w:fldCharType="begin">
            <w:fldData xml:space="preserve">PEVuZE5vdGU+PENpdGU+PEF1dGhvcj5UaG9ueTwvQXV0aG9yPjxZZWFyPjIwMDA8L1llYXI+PFJl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</w:fldData>
          </w:fldChar>
        </w:r>
        <w:r w:rsidR="00EC237C">
          <w:rPr>
            <w:rFonts w:cstheme="minorHAnsi"/>
          </w:rPr>
          <w:instrText xml:space="preserve"> ADDIN EN.CITE </w:instrText>
        </w:r>
        <w:r w:rsidR="00EC237C">
          <w:rPr>
            <w:rFonts w:cstheme="minorHAnsi"/>
          </w:rPr>
          <w:fldChar w:fldCharType="begin">
            <w:fldData xml:space="preserve">PEVuZE5vdGU+PENpdGU+PEF1dGhvcj5UaG9ueTwvQXV0aG9yPjxZZWFyPjIwMDA8L1llYXI+PFJl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</w:fldData>
          </w:fldChar>
        </w:r>
        <w:r w:rsidR="00EC237C">
          <w:rPr>
            <w:rFonts w:cstheme="minorHAnsi"/>
          </w:rPr>
          <w:instrText xml:space="preserve"> ADDIN EN.CITE.DATA </w:instrText>
        </w:r>
        <w:r w:rsidR="00EC237C">
          <w:rPr>
            <w:rFonts w:cstheme="minorHAnsi"/>
          </w:rPr>
        </w:r>
        <w:r w:rsidR="00EC237C">
          <w:rPr>
            <w:rFonts w:cstheme="minorHAnsi"/>
          </w:rPr>
          <w:fldChar w:fldCharType="end"/>
        </w:r>
        <w:r w:rsidR="00EC237C">
          <w:rPr>
            <w:rFonts w:cstheme="minorHAnsi"/>
          </w:rPr>
        </w:r>
        <w:r w:rsidR="00EC237C">
          <w:rPr>
            <w:rFonts w:cstheme="minorHAnsi"/>
          </w:rPr>
          <w:fldChar w:fldCharType="separate"/>
        </w:r>
        <w:r w:rsidR="00EC237C">
          <w:rPr>
            <w:rFonts w:cstheme="minorHAnsi"/>
            <w:noProof/>
          </w:rPr>
          <w:t>(Thony et al., 2000; Werner-Felmayer et al., 2002)</w:t>
        </w:r>
        <w:r w:rsidR="00EC237C">
          <w:rPr>
            <w:rFonts w:cstheme="minorHAnsi"/>
          </w:rPr>
          <w:fldChar w:fldCharType="end"/>
        </w:r>
        <w:r w:rsidR="00EC237C">
          <w:t>.</w:t>
        </w:r>
      </w:ins>
    </w:p>
    <w:p w14:paraId="39DF83FD" w14:textId="77777777" w:rsidR="00A8570B" w:rsidRDefault="00A8570B" w:rsidP="00981979">
      <w:pPr>
        <w:pStyle w:val="Textkrper"/>
        <w:rPr>
          <w:ins w:id="1479" w:author="HÜFNER Katharina,Ass.Prof. Priv. Doz. Dr." w:date="2023-05-30T17:49:00Z"/>
        </w:rPr>
      </w:pPr>
    </w:p>
    <w:p w14:paraId="5975BC1F" w14:textId="4961FFFB" w:rsidR="00BD3E03" w:rsidDel="00A8570B" w:rsidRDefault="00BD3E03" w:rsidP="00981979">
      <w:pPr>
        <w:pStyle w:val="Textkrper"/>
        <w:rPr>
          <w:del w:id="1480" w:author="HÜFNER Katharina,Ass.Prof. Priv. Doz. Dr." w:date="2023-05-31T15:18:00Z"/>
          <w:moveTo w:id="1481" w:author="HÜFNER Katharina,Ass.Prof. Priv. Doz. Dr." w:date="2023-05-30T17:10:00Z"/>
        </w:rPr>
      </w:pPr>
    </w:p>
    <w:moveToRangeEnd w:id="1413"/>
    <w:p w14:paraId="1D160D19" w14:textId="77777777" w:rsidR="006E46EF" w:rsidRDefault="006E46EF" w:rsidP="006E46EF">
      <w:pPr>
        <w:pStyle w:val="Textkrper"/>
      </w:pPr>
    </w:p>
    <w:p w14:paraId="4EE202E6" w14:textId="4CE93A5F" w:rsidR="00831A0D" w:rsidRDefault="006416C1" w:rsidP="00831A0D">
      <w:pPr>
        <w:pStyle w:val="berschrift2"/>
        <w:rPr>
          <w:ins w:id="1482" w:author="HÜFNER Katharina,Ass.Prof. Priv. Doz. Dr." w:date="2023-05-30T17:29:00Z"/>
        </w:rPr>
      </w:pPr>
      <w:ins w:id="1483" w:author="Katharina Huefner" w:date="2023-05-31T22:44:00Z">
        <w:r>
          <w:rPr>
            <w:highlight w:val="yellow"/>
          </w:rPr>
          <w:lastRenderedPageBreak/>
          <w:t>Mental s</w:t>
        </w:r>
      </w:ins>
      <w:ins w:id="1484" w:author="HÜFNER Katharina,Ass.Prof. Priv. Doz. Dr." w:date="2023-05-30T17:29:00Z">
        <w:del w:id="1485" w:author="Katharina Huefner" w:date="2023-05-31T22:44:00Z">
          <w:r w:rsidR="00831A0D" w:rsidRPr="00831A0D" w:rsidDel="006416C1">
            <w:rPr>
              <w:highlight w:val="yellow"/>
              <w:rPrChange w:id="1486" w:author="HÜFNER Katharina,Ass.Prof. Priv. Doz. Dr." w:date="2023-05-30T17:30:00Z">
                <w:rPr/>
              </w:rPrChange>
            </w:rPr>
            <w:delText>S</w:delText>
          </w:r>
        </w:del>
        <w:r w:rsidR="00831A0D" w:rsidRPr="00831A0D">
          <w:rPr>
            <w:highlight w:val="yellow"/>
            <w:rPrChange w:id="1487" w:author="HÜFNER Katharina,Ass.Prof. Priv. Doz. Dr." w:date="2023-05-30T17:30:00Z">
              <w:rPr/>
            </w:rPrChange>
          </w:rPr>
          <w:t>tress- immune system interactions in COVID-19</w:t>
        </w:r>
      </w:ins>
      <w:ins w:id="1488" w:author="Katharina Huefner" w:date="2023-05-31T22:44:00Z">
        <w:r>
          <w:rPr>
            <w:highlight w:val="yellow"/>
          </w:rPr>
          <w:t xml:space="preserve"> and beyond</w:t>
        </w:r>
      </w:ins>
      <w:ins w:id="1489" w:author="HÜFNER Katharina,Ass.Prof. Priv. Doz. Dr." w:date="2023-05-30T17:29:00Z">
        <w:del w:id="1490" w:author="Katharina Huefner" w:date="2023-05-31T22:44:00Z">
          <w:r w:rsidR="00831A0D" w:rsidRPr="00831A0D" w:rsidDel="006416C1">
            <w:rPr>
              <w:highlight w:val="yellow"/>
              <w:rPrChange w:id="1491" w:author="HÜFNER Katharina,Ass.Prof. Priv. Doz. Dr." w:date="2023-05-30T17:30:00Z">
                <w:rPr/>
              </w:rPrChange>
            </w:rPr>
            <w:delText xml:space="preserve"> and the role Tetrahydorbiopterin</w:delText>
          </w:r>
        </w:del>
      </w:ins>
    </w:p>
    <w:p w14:paraId="4F960C38" w14:textId="09480235" w:rsidR="00831A0D" w:rsidRDefault="00831A0D" w:rsidP="00831A0D">
      <w:pPr>
        <w:pStyle w:val="Textkrper"/>
      </w:pPr>
      <w:moveToRangeStart w:id="1492" w:author="HÜFNER Katharina,Ass.Prof. Priv. Doz. Dr." w:date="2023-05-30T17:30:00Z" w:name="move136360219"/>
      <w:moveTo w:id="1493" w:author="HÜFNER Katharina,Ass.Prof. Priv. Doz. Dr." w:date="2023-05-30T17:30:00Z">
        <w:r>
          <w:t xml:space="preserve">Mental stress has been proposed to play an important role in recovery from COVID-19: both factors could act as a  “double hit” with synergistic effects of  psychological stress and infection on inflammation </w:t>
        </w:r>
        <w:r>
          <w:fldChar w:fldCharType="begin">
            <w:fldData xml:space="preserve">PEVuZE5vdGU+PENpdGU+PEF1dGhvcj5Cb3dlcjwvQXV0aG9yPjxZZWFyPjIwMjI8L1llYXI+PFJl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</w:fldData>
          </w:fldChar>
        </w:r>
        <w:r>
          <w:instrText xml:space="preserve"> ADDIN EN.CITE </w:instrText>
        </w:r>
        <w:r>
          <w:fldChar w:fldCharType="begin">
            <w:fldData xml:space="preserve">PEVuZE5vdGU+PENpdGU+PEF1dGhvcj5Cb3dlcjwvQXV0aG9yPjxZZWFyPjIwMjI8L1llYXI+PFJl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</w:fldData>
          </w:fldChar>
        </w:r>
        <w:r>
          <w:instrText xml:space="preserve"> ADDIN EN.CITE.DATA </w:instrText>
        </w:r>
      </w:moveTo>
      <w:ins w:id="1494" w:author="HÜFNER Katharina,Ass.Prof. Priv. Doz. Dr." w:date="2023-05-30T17:30:00Z"/>
      <w:moveTo w:id="1495" w:author="HÜFNER Katharina,Ass.Prof. Priv. Doz. Dr." w:date="2023-05-30T17:30:00Z">
        <w:r>
          <w:fldChar w:fldCharType="end"/>
        </w:r>
      </w:moveTo>
      <w:ins w:id="1496" w:author="HÜFNER Katharina,Ass.Prof. Priv. Doz. Dr." w:date="2023-05-30T17:30:00Z"/>
      <w:moveTo w:id="1497" w:author="HÜFNER Katharina,Ass.Prof. Priv. Doz. Dr." w:date="2023-05-30T17:30:00Z">
        <w:r>
          <w:fldChar w:fldCharType="separate"/>
        </w:r>
        <w:r>
          <w:rPr>
            <w:noProof/>
          </w:rPr>
          <w:t>(Bower et al., 2022; Hüfner et al., 2022a)</w:t>
        </w:r>
        <w:r>
          <w:fldChar w:fldCharType="end"/>
        </w:r>
      </w:moveTo>
      <w:moveToRangeEnd w:id="1492"/>
      <w:ins w:id="1498" w:author="HÜFNER Katharina,Ass.Prof. Priv. Doz. Dr." w:date="2023-05-30T17:30:00Z">
        <w:r>
          <w:t xml:space="preserve">. </w:t>
        </w:r>
      </w:ins>
      <w:ins w:id="1499" w:author="HÜFNER Katharina,Ass.Prof. Priv. Doz. Dr." w:date="2023-05-30T17:35:00Z">
        <w:r w:rsidR="004C2A7C">
          <w:t xml:space="preserve"> </w:t>
        </w:r>
      </w:ins>
      <w:ins w:id="1500" w:author="Katharina Huefner" w:date="2023-05-31T22:35:00Z">
        <w:r w:rsidR="006D42C1" w:rsidRPr="0094071A">
          <w:rPr>
            <w:highlight w:val="yellow"/>
            <w:rPrChange w:id="1501" w:author="Katharina Huefner" w:date="2023-05-31T22:40:00Z">
              <w:rPr/>
            </w:rPrChange>
          </w:rPr>
          <w:t xml:space="preserve">Mental stress is known to </w:t>
        </w:r>
      </w:ins>
      <w:ins w:id="1502" w:author="Katharina Huefner" w:date="2023-05-31T22:36:00Z">
        <w:r w:rsidR="006D42C1" w:rsidRPr="0094071A">
          <w:rPr>
            <w:highlight w:val="yellow"/>
            <w:rPrChange w:id="1503" w:author="Katharina Huefner" w:date="2023-05-31T22:40:00Z">
              <w:rPr/>
            </w:rPrChange>
          </w:rPr>
          <w:t>alter inflammation in the brai</w:t>
        </w:r>
      </w:ins>
      <w:ins w:id="1504" w:author="Katharina Huefner" w:date="2023-05-31T22:37:00Z">
        <w:r w:rsidR="006D42C1" w:rsidRPr="0094071A">
          <w:rPr>
            <w:highlight w:val="yellow"/>
            <w:rPrChange w:id="1505" w:author="Katharina Huefner" w:date="2023-05-31T22:40:00Z">
              <w:rPr/>
            </w:rPrChange>
          </w:rPr>
          <w:t>n</w:t>
        </w:r>
      </w:ins>
      <w:ins w:id="1506" w:author="Katharina Huefner" w:date="2023-05-31T22:38:00Z">
        <w:r w:rsidR="006D42C1" w:rsidRPr="0094071A">
          <w:rPr>
            <w:highlight w:val="yellow"/>
            <w:rPrChange w:id="1507" w:author="Katharina Huefner" w:date="2023-05-31T22:40:00Z">
              <w:rPr/>
            </w:rPrChange>
          </w:rPr>
          <w:t xml:space="preserve"> thereby affecting mental </w:t>
        </w:r>
      </w:ins>
      <w:ins w:id="1508" w:author="Katharina Huefner" w:date="2023-05-31T22:46:00Z">
        <w:r w:rsidR="006416C1" w:rsidRPr="006416C1">
          <w:rPr>
            <w:highlight w:val="yellow"/>
          </w:rPr>
          <w:t>health</w:t>
        </w:r>
      </w:ins>
      <w:commentRangeStart w:id="1509"/>
      <w:ins w:id="1510" w:author="Katharina Huefner" w:date="2023-05-31T22:37:00Z">
        <w:r w:rsidR="006D42C1" w:rsidRPr="0094071A">
          <w:rPr>
            <w:highlight w:val="yellow"/>
            <w:rPrChange w:id="1511" w:author="Katharina Huefner" w:date="2023-05-31T22:40:00Z">
              <w:rPr/>
            </w:rPrChange>
          </w:rPr>
          <w:t xml:space="preserve">  </w:t>
        </w:r>
      </w:ins>
      <w:commentRangeEnd w:id="1509"/>
      <w:ins w:id="1512" w:author="Katharina Huefner" w:date="2023-05-31T22:38:00Z">
        <w:r w:rsidR="006D42C1" w:rsidRPr="0094071A">
          <w:rPr>
            <w:rStyle w:val="Kommentarzeichen"/>
            <w:highlight w:val="yellow"/>
            <w:rPrChange w:id="1513" w:author="Katharina Huefner" w:date="2023-05-31T22:40:00Z">
              <w:rPr>
                <w:rStyle w:val="Kommentarzeichen"/>
              </w:rPr>
            </w:rPrChange>
          </w:rPr>
          <w:commentReference w:id="1509"/>
        </w:r>
      </w:ins>
      <w:ins w:id="1514" w:author="Katharina Huefner" w:date="2023-05-31T22:46:00Z">
        <w:r w:rsidR="006416C1" w:rsidRPr="006416C1">
          <w:rPr>
            <w:highlight w:val="yellow"/>
            <w:lang w:val="en-GB"/>
            <w:rPrChange w:id="1515" w:author="Katharina Huefner" w:date="2023-05-31T22:46:00Z">
              <w:rPr>
                <w:lang w:val="en-GB"/>
              </w:rPr>
            </w:rPrChange>
          </w:rPr>
          <w:t>COVID-19 patients with more severe diseases ha</w:t>
        </w:r>
        <w:r w:rsidR="006416C1">
          <w:rPr>
            <w:highlight w:val="yellow"/>
            <w:lang w:val="en-GB"/>
          </w:rPr>
          <w:t>ve shown</w:t>
        </w:r>
        <w:r w:rsidR="006416C1" w:rsidRPr="006416C1">
          <w:rPr>
            <w:highlight w:val="yellow"/>
            <w:lang w:val="en-GB"/>
            <w:rPrChange w:id="1516" w:author="Katharina Huefner" w:date="2023-05-31T22:46:00Z">
              <w:rPr>
                <w:lang w:val="en-GB"/>
              </w:rPr>
            </w:rPrChange>
          </w:rPr>
          <w:t xml:space="preserve"> reduced ACTH and cortisol rates</w:t>
        </w:r>
      </w:ins>
      <w:ins w:id="1517" w:author="Katharina Huefner" w:date="2023-05-31T22:47:00Z">
        <w:r w:rsidR="006416C1">
          <w:rPr>
            <w:highlight w:val="yellow"/>
            <w:lang w:val="en-GB"/>
          </w:rPr>
          <w:t xml:space="preserve"> which could also affect the coping with mental stress</w:t>
        </w:r>
      </w:ins>
      <w:ins w:id="1518" w:author="Katharina Huefner" w:date="2023-05-31T22:52:00Z">
        <w:r w:rsidR="0050523D">
          <w:rPr>
            <w:highlight w:val="yellow"/>
            <w:lang w:val="en-GB"/>
          </w:rPr>
          <w:t xml:space="preserve">, as </w:t>
        </w:r>
        <w:proofErr w:type="spellStart"/>
        <w:r w:rsidR="0050523D">
          <w:rPr>
            <w:highlight w:val="yellow"/>
            <w:lang w:val="en-GB"/>
          </w:rPr>
          <w:t>hypocortisolism</w:t>
        </w:r>
        <w:proofErr w:type="spellEnd"/>
        <w:r w:rsidR="0050523D">
          <w:rPr>
            <w:highlight w:val="yellow"/>
            <w:lang w:val="en-GB"/>
          </w:rPr>
          <w:t xml:space="preserve"> has been </w:t>
        </w:r>
        <w:proofErr w:type="spellStart"/>
        <w:r w:rsidR="0050523D">
          <w:rPr>
            <w:highlight w:val="yellow"/>
            <w:lang w:val="en-GB"/>
          </w:rPr>
          <w:t>descriped</w:t>
        </w:r>
        <w:proofErr w:type="spellEnd"/>
        <w:r w:rsidR="0050523D">
          <w:rPr>
            <w:highlight w:val="yellow"/>
            <w:lang w:val="en-GB"/>
          </w:rPr>
          <w:t xml:space="preserve"> in </w:t>
        </w:r>
        <w:proofErr w:type="spellStart"/>
        <w:r w:rsidR="0050523D">
          <w:rPr>
            <w:highlight w:val="yellow"/>
            <w:lang w:val="en-GB"/>
          </w:rPr>
          <w:t>indviduals</w:t>
        </w:r>
        <w:proofErr w:type="spellEnd"/>
        <w:r w:rsidR="0050523D">
          <w:rPr>
            <w:highlight w:val="yellow"/>
            <w:lang w:val="en-GB"/>
          </w:rPr>
          <w:t xml:space="preserve"> with long term chronic stress as a way of dysregulation of the HPA axis </w:t>
        </w:r>
      </w:ins>
      <w:ins w:id="1519" w:author="Katharina Huefner" w:date="2023-05-31T22:46:00Z">
        <w:r w:rsidR="006416C1" w:rsidRPr="006416C1">
          <w:rPr>
            <w:rFonts w:ascii="Segoe UI" w:hAnsi="Segoe UI" w:cs="Segoe UI"/>
            <w:color w:val="333333"/>
            <w:highlight w:val="yellow"/>
            <w:shd w:val="clear" w:color="auto" w:fill="FCFCFC"/>
            <w:rPrChange w:id="1520" w:author="Katharina Huefner" w:date="2023-05-31T22:46:00Z">
              <w:rPr>
                <w:rFonts w:ascii="Segoe UI" w:hAnsi="Segoe UI" w:cs="Segoe UI"/>
                <w:color w:val="333333"/>
                <w:shd w:val="clear" w:color="auto" w:fill="FCFCFC"/>
              </w:rPr>
            </w:rPrChange>
          </w:rPr>
          <w:t xml:space="preserve"> </w:t>
        </w:r>
        <w:commentRangeStart w:id="1521"/>
        <w:commentRangeStart w:id="1522"/>
        <w:r w:rsidR="006416C1" w:rsidRPr="006416C1">
          <w:rPr>
            <w:rFonts w:ascii="Segoe UI" w:hAnsi="Segoe UI" w:cs="Segoe UI"/>
            <w:color w:val="333333"/>
            <w:highlight w:val="yellow"/>
            <w:shd w:val="clear" w:color="auto" w:fill="FCFCFC"/>
            <w:rPrChange w:id="1523" w:author="Katharina Huefner" w:date="2023-05-31T22:46:00Z">
              <w:rPr>
                <w:rFonts w:ascii="Segoe UI" w:hAnsi="Segoe UI" w:cs="Segoe UI"/>
                <w:color w:val="333333"/>
                <w:shd w:val="clear" w:color="auto" w:fill="FCFCFC"/>
              </w:rPr>
            </w:rPrChange>
          </w:rPr>
          <w:t>was</w:t>
        </w:r>
        <w:commentRangeEnd w:id="1521"/>
        <w:r w:rsidR="006416C1" w:rsidRPr="006416C1">
          <w:rPr>
            <w:rStyle w:val="Kommentarzeichen"/>
            <w:highlight w:val="yellow"/>
            <w:rPrChange w:id="1524" w:author="Katharina Huefner" w:date="2023-05-31T22:46:00Z">
              <w:rPr>
                <w:rStyle w:val="Kommentarzeichen"/>
              </w:rPr>
            </w:rPrChange>
          </w:rPr>
          <w:commentReference w:id="1521"/>
        </w:r>
      </w:ins>
      <w:commentRangeEnd w:id="1522"/>
      <w:ins w:id="1525" w:author="Katharina Huefner" w:date="2023-05-31T22:52:00Z">
        <w:r w:rsidR="0050523D">
          <w:rPr>
            <w:rStyle w:val="Kommentarzeichen"/>
          </w:rPr>
          <w:commentReference w:id="1522"/>
        </w:r>
      </w:ins>
      <w:ins w:id="1526" w:author="Katharina Huefner" w:date="2023-05-31T22:56:00Z">
        <w:r w:rsidR="00E9698A" w:rsidRPr="00E9698A">
          <w:t xml:space="preserve"> </w:t>
        </w:r>
      </w:ins>
      <w:ins w:id="1527" w:author="Katharina Huefner" w:date="2023-05-31T22:38:00Z">
        <w:r w:rsidR="006D42C1" w:rsidRPr="0094071A">
          <w:rPr>
            <w:highlight w:val="yellow"/>
            <w:rPrChange w:id="1528" w:author="Katharina Huefner" w:date="2023-05-31T22:40:00Z">
              <w:rPr/>
            </w:rPrChange>
          </w:rPr>
          <w:t xml:space="preserve">Mental stress has been shown to </w:t>
        </w:r>
      </w:ins>
      <w:ins w:id="1529" w:author="Katharina Huefner" w:date="2023-05-31T22:57:00Z">
        <w:r w:rsidR="00E9698A">
          <w:rPr>
            <w:highlight w:val="yellow"/>
          </w:rPr>
          <w:t>influence</w:t>
        </w:r>
      </w:ins>
      <w:ins w:id="1530" w:author="Katharina Huefner" w:date="2023-05-31T22:38:00Z">
        <w:r w:rsidR="006D42C1" w:rsidRPr="0094071A">
          <w:rPr>
            <w:highlight w:val="yellow"/>
            <w:rPrChange w:id="1531" w:author="Katharina Huefner" w:date="2023-05-31T22:40:00Z">
              <w:rPr/>
            </w:rPrChange>
          </w:rPr>
          <w:t xml:space="preserve"> KYN/TRP</w:t>
        </w:r>
      </w:ins>
      <w:ins w:id="1532" w:author="Katharina Huefner" w:date="2023-05-31T22:57:00Z">
        <w:r w:rsidR="00E9698A">
          <w:rPr>
            <w:highlight w:val="yellow"/>
          </w:rPr>
          <w:t xml:space="preserve"> values</w:t>
        </w:r>
      </w:ins>
      <w:ins w:id="1533" w:author="Katharina Huefner" w:date="2023-05-31T22:39:00Z">
        <w:r w:rsidR="006D42C1" w:rsidRPr="0094071A">
          <w:rPr>
            <w:highlight w:val="yellow"/>
            <w:rPrChange w:id="1534" w:author="Katharina Huefner" w:date="2023-05-31T22:40:00Z">
              <w:rPr/>
            </w:rPrChange>
          </w:rPr>
          <w:t xml:space="preserve">, probably via inflammatory mechanisms. </w:t>
        </w:r>
      </w:ins>
      <w:ins w:id="1535" w:author="HÜFNER Katharina,Ass.Prof. Priv. Doz. Dr." w:date="2023-05-30T17:37:00Z">
        <w:del w:id="1536" w:author="Katharina Huefner" w:date="2023-05-31T22:39:00Z">
          <w:r w:rsidR="004C2A7C" w:rsidRPr="0094071A" w:rsidDel="006D42C1">
            <w:rPr>
              <w:rFonts w:ascii="Segoe UI" w:hAnsi="Segoe UI" w:cs="Segoe UI"/>
              <w:color w:val="212121"/>
              <w:highlight w:val="yellow"/>
              <w:shd w:val="clear" w:color="auto" w:fill="FFFFFF"/>
              <w:rPrChange w:id="1537" w:author="Katharina Huefner" w:date="2023-05-31T22:40:00Z">
                <w:rPr>
                  <w:rFonts w:ascii="Segoe UI" w:hAnsi="Segoe UI" w:cs="Segoe UI"/>
                  <w:color w:val="212121"/>
                  <w:shd w:val="clear" w:color="auto" w:fill="FFFFFF"/>
                </w:rPr>
              </w:rPrChange>
            </w:rPr>
            <w:delText>Kynurenine/tryptophan was influenced by the factor acute mental stress (KYN/TRP increase), no influence of the factor chronic mental stress or any interaction was found. Phenylalanine/tyrosine was influenced by the factor acute mental stress (PHE/TYR increase) as well as by chronic mental stress (PHE/TYR decrease). Interactions were not significant. KYN/TRP correlated with state anxiety values, while PHE/TYR correlated negatively with chronic stress parameters.</w:delText>
          </w:r>
        </w:del>
        <w:del w:id="1538" w:author="Katharina Huefner" w:date="2023-05-31T22:40:00Z">
          <w:r w:rsidR="004C2A7C" w:rsidRPr="0094071A" w:rsidDel="0094071A">
            <w:rPr>
              <w:rFonts w:ascii="Segoe UI" w:hAnsi="Segoe UI" w:cs="Segoe UI"/>
              <w:color w:val="212121"/>
              <w:highlight w:val="yellow"/>
              <w:shd w:val="clear" w:color="auto" w:fill="FFFFFF"/>
              <w:rPrChange w:id="1539" w:author="Katharina Huefner" w:date="2023-05-31T22:40:00Z">
                <w:rPr>
                  <w:rFonts w:ascii="Segoe UI" w:hAnsi="Segoe UI" w:cs="Segoe UI"/>
                  <w:color w:val="212121"/>
                  <w:shd w:val="clear" w:color="auto" w:fill="FFFFFF"/>
                </w:rPr>
              </w:rPrChange>
            </w:rPr>
            <w:delText> </w:delText>
          </w:r>
        </w:del>
      </w:ins>
      <w:ins w:id="1540" w:author="Katharina Huefner" w:date="2023-05-31T22:57:00Z">
        <w:r w:rsidR="00E9698A">
          <w:rPr>
            <w:highlight w:val="yellow"/>
          </w:rPr>
          <w:t>C</w:t>
        </w:r>
      </w:ins>
      <w:moveToRangeStart w:id="1541" w:author="HÜFNER Katharina,Ass.Prof. Priv. Doz. Dr." w:date="2023-05-30T17:35:00Z" w:name="move136360557"/>
      <w:moveTo w:id="1542" w:author="HÜFNER Katharina,Ass.Prof. Priv. Doz. Dr." w:date="2023-05-30T17:35:00Z">
        <w:del w:id="1543" w:author="Katharina Huefner" w:date="2023-05-31T22:40:00Z">
          <w:r w:rsidR="004C2A7C" w:rsidRPr="0094071A" w:rsidDel="0094071A">
            <w:rPr>
              <w:highlight w:val="yellow"/>
              <w:rPrChange w:id="1544" w:author="Katharina Huefner" w:date="2023-05-31T22:40:00Z">
                <w:rPr/>
              </w:rPrChange>
            </w:rPr>
            <w:delText>C</w:delText>
          </w:r>
        </w:del>
        <w:r w:rsidR="004C2A7C" w:rsidRPr="0094071A">
          <w:rPr>
            <w:highlight w:val="yellow"/>
            <w:rPrChange w:id="1545" w:author="Katharina Huefner" w:date="2023-05-31T22:40:00Z">
              <w:rPr/>
            </w:rPrChange>
          </w:rPr>
          <w:t>hanges in the availability of BH4 can lea</w:t>
        </w:r>
        <w:r w:rsidR="004C2A7C">
          <w:t xml:space="preserve">d to alterations in PHE/TYR also independently of inflammation as a direct biochemical mechanism </w:t>
        </w:r>
        <w:r w:rsidR="004C2A7C">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004C2A7C">
          <w:instrText xml:space="preserve"> ADDIN EN.CITE </w:instrText>
        </w:r>
        <w:r w:rsidR="004C2A7C">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004C2A7C">
          <w:instrText xml:space="preserve"> ADDIN EN.CITE.DATA </w:instrText>
        </w:r>
      </w:moveTo>
      <w:ins w:id="1546" w:author="HÜFNER Katharina,Ass.Prof. Priv. Doz. Dr." w:date="2023-05-30T17:35:00Z"/>
      <w:moveTo w:id="1547" w:author="HÜFNER Katharina,Ass.Prof. Priv. Doz. Dr." w:date="2023-05-30T17:35:00Z">
        <w:r w:rsidR="004C2A7C">
          <w:fldChar w:fldCharType="end"/>
        </w:r>
      </w:moveTo>
      <w:ins w:id="1548" w:author="HÜFNER Katharina,Ass.Prof. Priv. Doz. Dr." w:date="2023-05-30T17:35:00Z"/>
      <w:moveTo w:id="1549" w:author="HÜFNER Katharina,Ass.Prof. Priv. Doz. Dr." w:date="2023-05-30T17:35:00Z">
        <w:r w:rsidR="004C2A7C">
          <w:fldChar w:fldCharType="separate"/>
        </w:r>
        <w:r w:rsidR="004C2A7C">
          <w:rPr>
            <w:noProof/>
          </w:rPr>
          <w:t>(Hüfner et al., 2020)</w:t>
        </w:r>
        <w:r w:rsidR="004C2A7C">
          <w:fldChar w:fldCharType="end"/>
        </w:r>
        <w:r w:rsidR="004C2A7C">
          <w:t>.</w:t>
        </w:r>
      </w:moveTo>
      <w:ins w:id="1550" w:author="Katharina Huefner" w:date="2023-05-31T22:42:00Z">
        <w:r w:rsidR="006416C1">
          <w:t xml:space="preserve"> In the SIMMUN cohort we found a positive effect of mental stress on KYN/TRP values</w:t>
        </w:r>
      </w:ins>
      <w:ins w:id="1551" w:author="Katharina Huefner" w:date="2023-05-31T23:00:00Z">
        <w:r w:rsidR="00C5635B">
          <w:t xml:space="preserve"> </w:t>
        </w:r>
        <w:r w:rsidR="00C5635B" w:rsidRPr="00BC7780">
          <w:rPr>
            <w:highlight w:val="yellow"/>
            <w:rPrChange w:id="1552" w:author="Katharina Huefner" w:date="2023-05-31T23:01:00Z">
              <w:rPr/>
            </w:rPrChange>
          </w:rPr>
          <w:t>alongside with increased signs of inflammation</w:t>
        </w:r>
      </w:ins>
      <w:ins w:id="1553" w:author="Katharina Huefner" w:date="2023-05-31T22:43:00Z">
        <w:r w:rsidR="006416C1" w:rsidRPr="00BC7780">
          <w:rPr>
            <w:highlight w:val="yellow"/>
            <w:rPrChange w:id="1554" w:author="Katharina Huefner" w:date="2023-05-31T23:01:00Z">
              <w:rPr/>
            </w:rPrChange>
          </w:rPr>
          <w:t>.</w:t>
        </w:r>
        <w:r w:rsidR="006416C1">
          <w:t xml:space="preserve"> </w:t>
        </w:r>
      </w:ins>
      <w:moveTo w:id="1555" w:author="HÜFNER Katharina,Ass.Prof. Priv. Doz. Dr." w:date="2023-05-30T17:35:00Z">
        <w:del w:id="1556" w:author="Katharina Huefner" w:date="2023-05-31T22:42:00Z">
          <w:r w:rsidR="004C2A7C" w:rsidDel="006416C1">
            <w:delText xml:space="preserve"> </w:delText>
          </w:r>
        </w:del>
      </w:moveTo>
      <w:moveToRangeEnd w:id="1541"/>
      <w:ins w:id="1557" w:author="HÜFNER Katharina,Ass.Prof. Priv. Doz. Dr." w:date="2023-05-30T17:29:00Z">
        <w:del w:id="1558" w:author="Katharina Huefner" w:date="2023-05-31T22:42:00Z">
          <w:r w:rsidDel="006416C1">
            <w:rPr>
              <w:lang w:val="en-GB"/>
            </w:rPr>
            <w:delText>We have demonstrated previously the influence of acute mental stress on KYN/TRP values</w:delText>
          </w:r>
          <w:r w:rsidRPr="008830C5" w:rsidDel="006416C1">
            <w:rPr>
              <w:lang w:val="en-GB"/>
            </w:rPr>
            <w:delText xml:space="preserve"> </w:delText>
          </w:r>
          <w:r w:rsidDel="006416C1">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sidDel="006416C1">
            <w:rPr>
              <w:lang w:val="en-GB"/>
            </w:rPr>
            <w:delInstrText xml:space="preserve"> ADDIN EN.CITE </w:delInstrText>
          </w:r>
          <w:r w:rsidDel="006416C1">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sidDel="006416C1">
            <w:rPr>
              <w:lang w:val="en-GB"/>
            </w:rPr>
            <w:delInstrText xml:space="preserve"> ADDIN EN.CITE.DATA </w:delInstrText>
          </w:r>
          <w:r w:rsidDel="006416C1">
            <w:fldChar w:fldCharType="end"/>
          </w:r>
          <w:r w:rsidDel="006416C1">
            <w:fldChar w:fldCharType="separate"/>
          </w:r>
          <w:r w:rsidRPr="00187863" w:rsidDel="006416C1">
            <w:rPr>
              <w:noProof/>
              <w:lang w:val="en-GB"/>
            </w:rPr>
            <w:delText>(Hüfner et al., 2020)</w:delText>
          </w:r>
          <w:r w:rsidDel="006416C1">
            <w:fldChar w:fldCharType="end"/>
          </w:r>
          <w:r w:rsidDel="006416C1">
            <w:delText xml:space="preserve"> </w:delText>
          </w:r>
        </w:del>
        <w:r>
          <w:t>The additive effects of inflammation, status post SARS-CoV-2 infection, mental stress and age may hence</w:t>
        </w:r>
      </w:ins>
      <w:ins w:id="1559" w:author="Katharina Huefner" w:date="2023-05-31T22:43:00Z">
        <w:r w:rsidR="006416C1">
          <w:t xml:space="preserve"> </w:t>
        </w:r>
        <w:r w:rsidR="006416C1" w:rsidRPr="006416C1">
          <w:rPr>
            <w:highlight w:val="yellow"/>
            <w:rPrChange w:id="1560" w:author="Katharina Huefner" w:date="2023-05-31T22:43:00Z">
              <w:rPr/>
            </w:rPrChange>
          </w:rPr>
          <w:t xml:space="preserve">disrupt </w:t>
        </w:r>
        <w:proofErr w:type="spellStart"/>
        <w:r w:rsidR="006416C1" w:rsidRPr="006416C1">
          <w:rPr>
            <w:highlight w:val="yellow"/>
            <w:rPrChange w:id="1561" w:author="Katharina Huefner" w:date="2023-05-31T22:43:00Z">
              <w:rPr/>
            </w:rPrChange>
          </w:rPr>
          <w:t>neurotranstmitter</w:t>
        </w:r>
        <w:proofErr w:type="spellEnd"/>
        <w:r w:rsidR="006416C1" w:rsidRPr="006416C1">
          <w:rPr>
            <w:highlight w:val="yellow"/>
            <w:rPrChange w:id="1562" w:author="Katharina Huefner" w:date="2023-05-31T22:43:00Z">
              <w:rPr/>
            </w:rPrChange>
          </w:rPr>
          <w:t xml:space="preserve"> pathways</w:t>
        </w:r>
        <w:r w:rsidR="006416C1">
          <w:t xml:space="preserve"> and </w:t>
        </w:r>
      </w:ins>
      <w:ins w:id="1563" w:author="HÜFNER Katharina,Ass.Prof. Priv. Doz. Dr." w:date="2023-05-30T17:29:00Z">
        <w:r>
          <w:t xml:space="preserve"> lower systemic availability of the serotonin precursor TRP and predispose to depressive or anxious disorders </w:t>
        </w:r>
        <w:r>
          <w:fldChar w:fldCharType="begin"/>
        </w:r>
        <w:r>
          <w:instrText xml:space="preserve"> 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fldChar w:fldCharType="separate"/>
        </w:r>
        <w:r>
          <w:rPr>
            <w:noProof/>
          </w:rPr>
          <w:t>(Dantzer et al., 2008)</w:t>
        </w:r>
        <w:r>
          <w:fldChar w:fldCharType="end"/>
        </w:r>
        <w:r>
          <w:t xml:space="preserve">. </w:t>
        </w:r>
        <w:r>
          <w:rPr>
            <w:lang w:val="en-GB"/>
          </w:rPr>
          <w:t xml:space="preserve">This finding i.e. the interaction of mental and physical health with an additive effect on neurotransmitter precursor amino acid levels has been observed by our group independently of COVID-19 </w:t>
        </w:r>
        <w:r>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Pr>
            <w:lang w:val="en-GB"/>
          </w:rPr>
          <w:instrText xml:space="preserve"> ADDIN EN.CITE </w:instrText>
        </w:r>
        <w:r>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(Hüfner et al., 2015)</w:t>
        </w:r>
        <w:r>
          <w:rPr>
            <w:lang w:val="en-GB"/>
          </w:rPr>
          <w:fldChar w:fldCharType="end"/>
        </w:r>
        <w:r>
          <w:rPr>
            <w:lang w:val="en-GB"/>
          </w:rPr>
          <w:t xml:space="preserve"> We have also shown previously that not only acute but also chronic somatic diseases can interact with mental health presumably via their bi-directional influence on neurotransmitter precursor amino acid levels </w:t>
        </w:r>
        <w:r>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Pr>
            <w:lang w:val="en-GB"/>
          </w:rPr>
          <w:instrText xml:space="preserve"> ADDIN EN.CITE </w:instrText>
        </w:r>
        <w:r>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(Hüfner et al., 2019)</w:t>
        </w:r>
        <w:r>
          <w:rPr>
            <w:lang w:val="en-GB"/>
          </w:rPr>
          <w:fldChar w:fldCharType="end"/>
        </w:r>
        <w:r>
          <w:t>.</w:t>
        </w:r>
      </w:ins>
      <w:ins w:id="1564" w:author="HÜFNER Katharina,Ass.Prof. Priv. Doz. Dr." w:date="2023-05-30T17:34:00Z">
        <w:r>
          <w:t xml:space="preserve"> </w:t>
        </w:r>
      </w:ins>
    </w:p>
    <w:p w14:paraId="7ECBB2C0" w14:textId="22169B41" w:rsidR="00684880" w:rsidDel="006416C1" w:rsidRDefault="00684880" w:rsidP="00831A0D">
      <w:pPr>
        <w:pStyle w:val="Textkrper"/>
        <w:rPr>
          <w:ins w:id="1565" w:author="HÜFNER Katharina,Ass.Prof. Priv. Doz. Dr." w:date="2023-05-30T17:51:00Z"/>
          <w:del w:id="1566" w:author="Katharina Huefner" w:date="2023-05-31T22:46:00Z"/>
        </w:rPr>
      </w:pPr>
      <w:ins w:id="1567" w:author="HÜFNER Katharina,Ass.Prof. Priv. Doz. Dr." w:date="2023-05-31T12:44:00Z">
        <w:del w:id="1568" w:author="Katharina Huefner" w:date="2023-05-31T22:46:00Z">
          <w:r w:rsidRPr="00684880" w:rsidDel="006416C1">
            <w:rPr>
              <w:lang w:val="en-GB"/>
            </w:rPr>
            <w:delText>COVID-19 patients with more severe diseases had reduced ACTH and cortisol rates</w:delText>
          </w:r>
        </w:del>
      </w:ins>
      <w:del w:id="1569" w:author="Katharina Huefner" w:date="2023-05-31T22:46:00Z">
        <w:r w:rsidDel="006416C1">
          <w:rPr>
            <w:rFonts w:ascii="Segoe UI" w:hAnsi="Segoe UI" w:cs="Segoe UI"/>
            <w:color w:val="333333"/>
            <w:shd w:val="clear" w:color="auto" w:fill="FCFCFC"/>
          </w:rPr>
          <w:delText xml:space="preserve">It </w:delText>
        </w:r>
        <w:commentRangeStart w:id="1570"/>
        <w:r w:rsidDel="006416C1">
          <w:rPr>
            <w:rFonts w:ascii="Segoe UI" w:hAnsi="Segoe UI" w:cs="Segoe UI"/>
            <w:color w:val="333333"/>
            <w:shd w:val="clear" w:color="auto" w:fill="FCFCFC"/>
          </w:rPr>
          <w:delText>was</w:delText>
        </w:r>
        <w:commentRangeEnd w:id="1570"/>
        <w:r w:rsidDel="006416C1">
          <w:rPr>
            <w:rStyle w:val="Kommentarzeichen"/>
          </w:rPr>
          <w:commentReference w:id="1570"/>
        </w:r>
        <w:r w:rsidDel="006416C1">
          <w:rPr>
            <w:rFonts w:ascii="Segoe UI" w:hAnsi="Segoe UI" w:cs="Segoe UI"/>
            <w:color w:val="333333"/>
            <w:shd w:val="clear" w:color="auto" w:fill="FCFCFC"/>
          </w:rPr>
          <w:delText xml:space="preserve"> </w:delText>
        </w:r>
      </w:del>
    </w:p>
    <w:p w14:paraId="223AEB0B" w14:textId="637E3194" w:rsidR="00BD3E03" w:rsidDel="00E9698A" w:rsidRDefault="00BD3E03" w:rsidP="00831A0D">
      <w:pPr>
        <w:pStyle w:val="Textkrper"/>
        <w:rPr>
          <w:ins w:id="1571" w:author="HÜFNER Katharina,Ass.Prof. Priv. Doz. Dr." w:date="2023-05-30T17:34:00Z"/>
          <w:del w:id="1572" w:author="Katharina Huefner" w:date="2023-05-31T22:55:00Z"/>
        </w:rPr>
      </w:pPr>
      <w:moveToRangeStart w:id="1573" w:author="HÜFNER Katharina,Ass.Prof. Priv. Doz. Dr." w:date="2023-05-30T17:51:00Z" w:name="move136361515"/>
      <w:moveTo w:id="1574" w:author="HÜFNER Katharina,Ass.Prof. Priv. Doz. Dr." w:date="2023-05-30T17:51:00Z">
        <w:del w:id="1575" w:author="Katharina Huefner" w:date="2023-05-31T22:55:00Z">
          <w:r w:rsidRPr="00684880" w:rsidDel="00E9698A">
            <w:rPr>
              <w:highlight w:val="yellow"/>
            </w:rPr>
            <w:delText>Depression (8,9,17–22), depression treatment resistance (48–50,74), schizophrenia (17), suicidal behavior (75),</w:delText>
          </w:r>
          <w:r w:rsidRPr="00684880" w:rsidDel="00E9698A">
            <w:rPr>
              <w:highlight w:val="yellow"/>
            </w:rPr>
            <w:br/>
            <w:delText>pathological mental stress (4) were associated with decreased circulating TRP and serotonin, high KYN pathway activity and increased blood concentrations of neuroactive KYN pathway metabolites. Systemic and central nervous system inflammation was put forward as a neuroimmune mechanism contributing to those mental health disorders (2,5,7,9,10,12,16,18,22,76)</w:delText>
          </w:r>
        </w:del>
      </w:moveTo>
      <w:moveToRangeEnd w:id="1573"/>
    </w:p>
    <w:p w14:paraId="215C0DCD" w14:textId="0DA69CE2" w:rsidR="00831A0D" w:rsidRPr="00E20D2B" w:rsidRDefault="00831A0D" w:rsidP="00831A0D">
      <w:pPr>
        <w:pStyle w:val="Textkrper"/>
        <w:rPr>
          <w:ins w:id="1576" w:author="HÜFNER Katharina,Ass.Prof. Priv. Doz. Dr." w:date="2023-05-30T17:29:00Z"/>
        </w:rPr>
      </w:pPr>
      <w:commentRangeStart w:id="1577"/>
      <w:ins w:id="1578" w:author="HÜFNER Katharina,Ass.Prof. Priv. Doz. Dr." w:date="2023-05-30T17:34:00Z">
        <w:r w:rsidRPr="00E55920">
          <w:rPr>
            <w:strike/>
          </w:rPr>
          <w:t>BH4 is also important for nitric oxide synthesis and thus involved in oxidative stress</w:t>
        </w:r>
        <w:commentRangeEnd w:id="1577"/>
        <w:r>
          <w:rPr>
            <w:rStyle w:val="Kommentarzeichen"/>
          </w:rPr>
          <w:commentReference w:id="1577"/>
        </w:r>
        <w:r w:rsidRPr="00E55920">
          <w:rPr>
            <w:strike/>
          </w:rPr>
          <w:t xml:space="preserve">; </w:t>
        </w:r>
        <w:r>
          <w:t>an</w:t>
        </w:r>
        <w:del w:id="1579" w:author="Katharina Huefner" w:date="2023-05-31T22:56:00Z">
          <w:r w:rsidDel="00E9698A">
            <w:delText xml:space="preserve"> interaction between nitric oxide and the HPA- axis is increasingly recognized  </w:delText>
          </w:r>
          <w:r w:rsidDel="00E9698A">
            <w:fldChar w:fldCharType="begin"/>
          </w:r>
          <w:r w:rsidDel="00E9698A">
            <w:delInstrText xml:space="preserve"> ADDIN EN.CITE &lt;EndNote&gt;&lt;Cite&gt;&lt;Author&gt;Yılmaz&lt;/Author&gt;&lt;Year&gt;2007&lt;/Year&gt;&lt;RecNum&gt;125&lt;/RecNum&gt;&lt;DisplayText&gt;(Yılmaz et al., 2007)&lt;/DisplayText&gt;&lt;record&gt;&lt;rec-number&gt;125&lt;/rec-number&gt;&lt;foreign-keys&gt;&lt;key app="EN" db-id="9tt09s2ss9vtrhedz5b55dtx0005ssfv2rwp" timestamp="1675001756"&gt;125&lt;/key&gt;&lt;/foreign-keys&gt;&lt;ref-type name="Journal Article"&gt;17&lt;/ref-type&gt;&lt;contributors&gt;&lt;authors&gt;&lt;author&gt;Yılmaz, N.&lt;/author&gt;&lt;author&gt;Herken, H.&lt;/author&gt;&lt;author&gt;Cicek, H. K.&lt;/author&gt;&lt;author&gt;Celik, A.&lt;/author&gt;&lt;author&gt;Yürekli, M.&lt;/author&gt;&lt;author&gt;Akyol, Ö&lt;/author&gt;&lt;/authors&gt;&lt;/contributors&gt;&lt;titles&gt;&lt;title&gt;Increased Levels of Nitric Oxide, Cortisol and Adrenomedullin in Patients with Chronic Schizophrenia&lt;/title&gt;&lt;secondary-title&gt;Medical Principles and Practice&lt;/secondary-title&gt;&lt;/titles&gt;&lt;periodical&gt;&lt;full-title&gt;Medical Principles and Practice&lt;/full-title&gt;&lt;/periodical&gt;&lt;pages&gt;137-141&lt;/pages&gt;&lt;volume&gt;16&lt;/volume&gt;&lt;number&gt;2&lt;/number&gt;&lt;dates&gt;&lt;year&gt;2007&lt;/year&gt;&lt;/dates&gt;&lt;isbn&gt;1011-7571&lt;/isbn&gt;&lt;urls&gt;&lt;related-urls&gt;&lt;url&gt;https://www.karger.com/DOI/10.1159/000098367&lt;/url&gt;&lt;/related-urls&gt;&lt;/urls&gt;&lt;electronic-resource-num&gt;10.1159/000098367&lt;/electronic-resource-num&gt;&lt;/record&gt;&lt;/Cite&gt;&lt;/EndNote&gt;</w:delInstrText>
          </w:r>
          <w:r w:rsidDel="00E9698A">
            <w:fldChar w:fldCharType="separate"/>
          </w:r>
          <w:r w:rsidDel="00E9698A">
            <w:rPr>
              <w:noProof/>
            </w:rPr>
            <w:delText>(Yılmaz et al., 2007)</w:delText>
          </w:r>
          <w:r w:rsidDel="00E9698A">
            <w:fldChar w:fldCharType="end"/>
          </w:r>
        </w:del>
        <w:r>
          <w:t>.</w:t>
        </w:r>
      </w:ins>
    </w:p>
    <w:p w14:paraId="7201434F" w14:textId="3A02BBE2" w:rsidR="006E46EF" w:rsidDel="00BD3E03" w:rsidRDefault="006E46EF" w:rsidP="006E46EF">
      <w:pPr>
        <w:pStyle w:val="berschrift2"/>
        <w:rPr>
          <w:del w:id="1580" w:author="HÜFNER Katharina,Ass.Prof. Priv. Doz. Dr." w:date="2023-05-30T17:50:00Z"/>
        </w:rPr>
      </w:pPr>
      <w:del w:id="1581" w:author="HÜFNER Katharina,Ass.Prof. Priv. Doz. Dr." w:date="2023-05-30T17:50:00Z">
        <w:r w:rsidDel="00BD3E03">
          <w:delText>Tetrahydrobiopterin and neurotransmitter precursor amino acids of the noradrenaline pathway</w:delText>
        </w:r>
      </w:del>
    </w:p>
    <w:p w14:paraId="358015A0" w14:textId="4F2CBCA0" w:rsidR="006E46EF" w:rsidRDefault="006E46EF" w:rsidP="006E46EF">
      <w:pPr>
        <w:pStyle w:val="Textkrper"/>
        <w:rPr>
          <w:ins w:id="1582" w:author="HÜFNER Katharina,Ass.Prof. Priv. Doz. Dr." w:date="2023-05-30T16:33:00Z"/>
        </w:rPr>
      </w:pPr>
      <w:moveFromRangeStart w:id="1583" w:author="HÜFNER Katharina,Ass.Prof. Priv. Doz. Dr." w:date="2023-05-30T17:30:00Z" w:name="move136360219"/>
      <w:moveFrom w:id="1584" w:author="HÜFNER Katharina,Ass.Prof. Priv. Doz. Dr." w:date="2023-05-30T17:30:00Z">
        <w:r w:rsidDel="00831A0D">
          <w:t xml:space="preserve">Mental stress has been proposed to play an important role in recovery from COVID-19: both factors could act as a  “double hit” with synergistic effects of  psychological stress and infection on inflammation </w:t>
        </w:r>
        <w:r w:rsidDel="00831A0D">
          <w:fldChar w:fldCharType="begin">
            <w:fldData xml:space="preserve">PEVuZE5vdGU+PENpdGU+PEF1dGhvcj5Cb3dlcjwvQXV0aG9yPjxZZWFyPjIwMjI8L1llYXI+PFJl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</w:fldData>
          </w:fldChar>
        </w:r>
        <w:r w:rsidDel="00831A0D">
          <w:instrText xml:space="preserve"> ADDIN EN.CITE </w:instrText>
        </w:r>
        <w:r w:rsidDel="00831A0D">
          <w:fldChar w:fldCharType="begin">
            <w:fldData xml:space="preserve">PEVuZE5vdGU+PENpdGU+PEF1dGhvcj5Cb3dlcjwvQXV0aG9yPjxZZWFyPjIwMjI8L1llYXI+PFJl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</w:fldData>
          </w:fldChar>
        </w:r>
        <w:r w:rsidDel="00831A0D">
          <w:instrText xml:space="preserve"> ADDIN EN.CITE.DATA </w:instrText>
        </w:r>
      </w:moveFrom>
      <w:del w:id="1585" w:author="HÜFNER Katharina,Ass.Prof. Priv. Doz. Dr." w:date="2023-05-30T17:30:00Z"/>
      <w:moveFrom w:id="1586" w:author="HÜFNER Katharina,Ass.Prof. Priv. Doz. Dr." w:date="2023-05-30T17:30:00Z">
        <w:r w:rsidDel="00831A0D">
          <w:fldChar w:fldCharType="end"/>
        </w:r>
      </w:moveFrom>
      <w:del w:id="1587" w:author="HÜFNER Katharina,Ass.Prof. Priv. Doz. Dr." w:date="2023-05-30T17:30:00Z"/>
      <w:moveFrom w:id="1588" w:author="HÜFNER Katharina,Ass.Prof. Priv. Doz. Dr." w:date="2023-05-30T17:30:00Z">
        <w:r w:rsidDel="00831A0D">
          <w:fldChar w:fldCharType="separate"/>
        </w:r>
        <w:r w:rsidDel="00831A0D">
          <w:rPr>
            <w:noProof/>
          </w:rPr>
          <w:t>(Bower et al., 2022; Hüfner et al., 2022a)</w:t>
        </w:r>
        <w:r w:rsidDel="00831A0D">
          <w:fldChar w:fldCharType="end"/>
        </w:r>
      </w:moveFrom>
      <w:moveFromRangeEnd w:id="1583"/>
      <w:r>
        <w:t xml:space="preserve">. </w:t>
      </w:r>
      <w:moveFromRangeStart w:id="1589" w:author="HÜFNER Katharina,Ass.Prof. Priv. Doz. Dr." w:date="2023-05-30T17:35:00Z" w:name="move136360557"/>
      <w:moveFrom w:id="1590" w:author="HÜFNER Katharina,Ass.Prof. Priv. Doz. Dr." w:date="2023-05-30T17:35:00Z">
        <w:r w:rsidDel="004C2A7C">
          <w:t xml:space="preserve">Changes in the availability of BH4 can lead to alterations in PHE/TYR also independently of inflammation as a direct biochemical mechanism </w:t>
        </w:r>
        <w:r w:rsidDel="004C2A7C">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Del="004C2A7C">
          <w:instrText xml:space="preserve"> ADDIN EN.CITE </w:instrText>
        </w:r>
        <w:r w:rsidDel="004C2A7C">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Del="004C2A7C">
          <w:instrText xml:space="preserve"> ADDIN EN.CITE.DATA </w:instrText>
        </w:r>
      </w:moveFrom>
      <w:del w:id="1591" w:author="HÜFNER Katharina,Ass.Prof. Priv. Doz. Dr." w:date="2023-05-30T17:35:00Z"/>
      <w:moveFrom w:id="1592" w:author="HÜFNER Katharina,Ass.Prof. Priv. Doz. Dr." w:date="2023-05-30T17:35:00Z">
        <w:r w:rsidDel="004C2A7C">
          <w:fldChar w:fldCharType="end"/>
        </w:r>
      </w:moveFrom>
      <w:del w:id="1593" w:author="HÜFNER Katharina,Ass.Prof. Priv. Doz. Dr." w:date="2023-05-30T17:35:00Z"/>
      <w:moveFrom w:id="1594" w:author="HÜFNER Katharina,Ass.Prof. Priv. Doz. Dr." w:date="2023-05-30T17:35:00Z">
        <w:r w:rsidDel="004C2A7C">
          <w:fldChar w:fldCharType="separate"/>
        </w:r>
        <w:r w:rsidDel="004C2A7C">
          <w:rPr>
            <w:noProof/>
          </w:rPr>
          <w:t>(Hüfner et al., 2020)</w:t>
        </w:r>
        <w:r w:rsidDel="004C2A7C">
          <w:fldChar w:fldCharType="end"/>
        </w:r>
        <w:r w:rsidDel="004C2A7C">
          <w:t xml:space="preserve">. </w:t>
        </w:r>
      </w:moveFrom>
      <w:moveFromRangeEnd w:id="1589"/>
      <w:del w:id="1595" w:author="HÜFNER Katharina,Ass.Prof. Priv. Doz. Dr." w:date="2023-05-30T17:32:00Z">
        <w:r w:rsidDel="00831A0D">
          <w:delText xml:space="preserve">PHE/TYR was reduced with age and in individuals and status post SARS-CoV-2 infection. A similar pattern was found in individuals with no or mild depression were a negative correlation with </w:delText>
        </w:r>
        <w:r w:rsidDel="00831A0D">
          <w:rPr>
            <w:rFonts w:cstheme="minorHAnsi"/>
          </w:rPr>
          <w:delText xml:space="preserve">PHE/TYR was found indicating a direct biochemical mechanism related to BH4 availability </w:delText>
        </w:r>
        <w:r w:rsidDel="00831A0D">
          <w:rPr>
            <w:rFonts w:cstheme="minorHAnsi"/>
          </w:rPr>
          <w:fldChar w:fldCharType="begin">
            <w:fldData xml:space="preserve">PEVuZE5vdGU+PENpdGU+PEF1dGhvcj5Iw7xmbmVyPC9BdXRob3I+PFllYXI+MjAyMTwvWWVhcj48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</w:fldData>
          </w:fldChar>
        </w:r>
        <w:r w:rsidDel="00831A0D">
          <w:rPr>
            <w:rFonts w:cstheme="minorHAnsi"/>
          </w:rPr>
          <w:delInstrText xml:space="preserve"> ADDIN EN.CITE </w:delInstrText>
        </w:r>
        <w:r w:rsidDel="00831A0D">
          <w:rPr>
            <w:rFonts w:cstheme="minorHAnsi"/>
          </w:rPr>
          <w:fldChar w:fldCharType="begin">
            <w:fldData xml:space="preserve">PEVuZE5vdGU+PENpdGU+PEF1dGhvcj5Iw7xmbmVyPC9BdXRob3I+PFllYXI+MjAyMTwvWWVhcj48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</w:fldData>
          </w:fldChar>
        </w:r>
        <w:r w:rsidDel="00831A0D">
          <w:rPr>
            <w:rFonts w:cstheme="minorHAnsi"/>
          </w:rPr>
          <w:delInstrText xml:space="preserve"> ADDIN EN.CITE.DATA </w:delInstrText>
        </w:r>
        <w:r w:rsidDel="00831A0D">
          <w:rPr>
            <w:rFonts w:cstheme="minorHAnsi"/>
          </w:rPr>
        </w:r>
        <w:r w:rsidDel="00831A0D">
          <w:rPr>
            <w:rFonts w:cstheme="minorHAnsi"/>
          </w:rPr>
          <w:fldChar w:fldCharType="end"/>
        </w:r>
        <w:r w:rsidDel="00831A0D">
          <w:rPr>
            <w:rFonts w:cstheme="minorHAnsi"/>
          </w:rPr>
        </w:r>
        <w:r w:rsidDel="00831A0D">
          <w:rPr>
            <w:rFonts w:cstheme="minorHAnsi"/>
          </w:rPr>
          <w:fldChar w:fldCharType="separate"/>
        </w:r>
        <w:r w:rsidDel="00831A0D">
          <w:rPr>
            <w:rFonts w:cstheme="minorHAnsi"/>
            <w:noProof/>
          </w:rPr>
          <w:delText>(Hüfner et al., 2021)</w:delText>
        </w:r>
        <w:r w:rsidDel="00831A0D">
          <w:rPr>
            <w:rFonts w:cstheme="minorHAnsi"/>
          </w:rPr>
          <w:fldChar w:fldCharType="end"/>
        </w:r>
        <w:r w:rsidDel="00831A0D">
          <w:rPr>
            <w:rFonts w:cstheme="minorHAnsi"/>
          </w:rPr>
          <w:delText xml:space="preserve">. Reduced BH4 availability can be the result of impaired synthesis, low </w:delText>
        </w:r>
        <w:r w:rsidDel="00831A0D">
          <w:rPr>
            <w:rFonts w:eastAsia="Calibri" w:cstheme="minorHAnsi"/>
          </w:rPr>
          <w:delText>recycling</w:delText>
        </w:r>
        <w:r w:rsidDel="00831A0D">
          <w:rPr>
            <w:rFonts w:cstheme="minorHAnsi"/>
          </w:rPr>
          <w:delText xml:space="preserve"> from BH</w:delText>
        </w:r>
        <w:r w:rsidDel="00831A0D">
          <w:rPr>
            <w:rFonts w:cstheme="minorHAnsi"/>
            <w:vertAlign w:val="subscript"/>
          </w:rPr>
          <w:delText>2</w:delText>
        </w:r>
        <w:r w:rsidDel="00831A0D">
          <w:rPr>
            <w:rFonts w:cstheme="minorHAnsi"/>
          </w:rPr>
          <w:delText xml:space="preserve"> or </w:delText>
        </w:r>
        <w:r w:rsidDel="00831A0D">
          <w:rPr>
            <w:rFonts w:eastAsia="Calibri" w:cstheme="minorHAnsi"/>
          </w:rPr>
          <w:delText>oxidation</w:delText>
        </w:r>
        <w:r w:rsidDel="00831A0D">
          <w:rPr>
            <w:rFonts w:cstheme="minorHAnsi"/>
          </w:rPr>
          <w:delText xml:space="preserve"> by ROS </w:delText>
        </w:r>
        <w:r w:rsidDel="00831A0D">
          <w:rPr>
            <w:rFonts w:cstheme="minorHAnsi"/>
          </w:rPr>
          <w:fldChar w:fldCharType="begin">
            <w:fldData xml:space="preserve">PEVuZE5vdGU+PENpdGU+PEF1dGhvcj5UaG9ueTwvQXV0aG9yPjxZZWFyPjIwMDA8L1llYXI+PFJl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</w:fldData>
          </w:fldChar>
        </w:r>
        <w:r w:rsidDel="00831A0D">
          <w:rPr>
            <w:rFonts w:cstheme="minorHAnsi"/>
          </w:rPr>
          <w:delInstrText xml:space="preserve"> ADDIN EN.CITE </w:delInstrText>
        </w:r>
        <w:r w:rsidDel="00831A0D">
          <w:rPr>
            <w:rFonts w:cstheme="minorHAnsi"/>
          </w:rPr>
          <w:fldChar w:fldCharType="begin">
            <w:fldData xml:space="preserve">PEVuZE5vdGU+PENpdGU+PEF1dGhvcj5UaG9ueTwvQXV0aG9yPjxZZWFyPjIwMDA8L1llYXI+PFJl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</w:fldData>
          </w:fldChar>
        </w:r>
        <w:r w:rsidDel="00831A0D">
          <w:rPr>
            <w:rFonts w:cstheme="minorHAnsi"/>
          </w:rPr>
          <w:delInstrText xml:space="preserve"> ADDIN EN.CITE.DATA </w:delInstrText>
        </w:r>
        <w:r w:rsidDel="00831A0D">
          <w:rPr>
            <w:rFonts w:cstheme="minorHAnsi"/>
          </w:rPr>
        </w:r>
        <w:r w:rsidDel="00831A0D">
          <w:rPr>
            <w:rFonts w:cstheme="minorHAnsi"/>
          </w:rPr>
          <w:fldChar w:fldCharType="end"/>
        </w:r>
        <w:r w:rsidDel="00831A0D">
          <w:rPr>
            <w:rFonts w:cstheme="minorHAnsi"/>
          </w:rPr>
        </w:r>
        <w:r w:rsidDel="00831A0D">
          <w:rPr>
            <w:rFonts w:cstheme="minorHAnsi"/>
          </w:rPr>
          <w:fldChar w:fldCharType="separate"/>
        </w:r>
        <w:r w:rsidDel="00831A0D">
          <w:rPr>
            <w:rFonts w:cstheme="minorHAnsi"/>
            <w:noProof/>
          </w:rPr>
          <w:delText>(Thony et al., 2000; Werner-Felmayer et al., 2002)</w:delText>
        </w:r>
        <w:r w:rsidDel="00831A0D">
          <w:rPr>
            <w:rFonts w:cstheme="minorHAnsi"/>
          </w:rPr>
          <w:fldChar w:fldCharType="end"/>
        </w:r>
        <w:r w:rsidDel="00831A0D">
          <w:delText xml:space="preserve">. Changes in BH4 availability can also influence the production of serotonin </w:delText>
        </w:r>
        <w:r w:rsidDel="00831A0D">
          <w:fldChar w:fldCharType="begin"/>
        </w:r>
        <w:r w:rsidDel="00831A0D">
          <w:delInstrText xml:space="preserve"> ADDIN EN.CITE &lt;EndNote&gt;&lt;Cite&gt;&lt;Author&gt;Haroon&lt;/Author&gt;&lt;Year&gt;2012&lt;/Year&gt;&lt;RecNum&gt;129&lt;/RecNum&gt;&lt;DisplayText&gt;(Haroon et al., 2012)&lt;/DisplayText&gt;&lt;record&gt;&lt;rec-number&gt;129&lt;/rec-number&gt;&lt;foreign-keys&gt;&lt;key app="EN" db-id="9tt09s2ss9vtrhedz5b55dtx0005ssfv2rwp" timestamp="1675005464"&gt;129&lt;/key&gt;&lt;/foreign-keys&gt;&lt;ref-type name="Journal Article"&gt;17&lt;/ref-type&gt;&lt;contributors&gt;&lt;authors&gt;&lt;author&gt;Haroon, Ebrahim&lt;/author&gt;&lt;author&gt;Raison, Charles L.&lt;/author&gt;&lt;author&gt;Miller, Andrew H.&lt;/author&gt;&lt;/authors&gt;&lt;/contributors&gt;&lt;titles&gt;&lt;title&gt;Psychoneuroimmunology Meets Neuropsychopharmacology: Translational Implications of the Impact of Inflammation on Behavior&lt;/title&gt;&lt;secondary-title&gt;Neuropsychopharmacology&lt;/secondary-title&gt;&lt;/titles&gt;&lt;periodical&gt;&lt;full-title&gt;Neuropsychopharmacology&lt;/full-title&gt;&lt;/periodical&gt;&lt;pages&gt;137-162&lt;/pages&gt;&lt;volume&gt;37&lt;/volume&gt;&lt;number&gt;1&lt;/number&gt;&lt;dates&gt;&lt;year&gt;2012&lt;/year&gt;&lt;pub-dates&gt;&lt;date&gt;2012/01/01&lt;/date&gt;&lt;/pub-dates&gt;&lt;/dates&gt;&lt;isbn&gt;1740-634X&lt;/isbn&gt;&lt;urls&gt;&lt;related-urls&gt;&lt;url&gt;https://doi.org/10.1038/npp.2011.205&lt;/url&gt;&lt;/related-urls&gt;&lt;/urls&gt;&lt;electronic-resource-num&gt;10.1038/npp.2011.205&lt;/electronic-resource-num&gt;&lt;/record&gt;&lt;/Cite&gt;&lt;/EndNote&gt;</w:delInstrText>
        </w:r>
        <w:r w:rsidDel="00831A0D">
          <w:fldChar w:fldCharType="separate"/>
        </w:r>
        <w:r w:rsidDel="00831A0D">
          <w:rPr>
            <w:noProof/>
          </w:rPr>
          <w:delText>(Haroon et al., 2012)</w:delText>
        </w:r>
        <w:r w:rsidDel="00831A0D">
          <w:fldChar w:fldCharType="end"/>
        </w:r>
        <w:r w:rsidDel="00831A0D">
          <w:delText xml:space="preserve">. BH4 is also important for nitric oxide synthesis and thus involved in oxidative stress; an interaction between nitric oxide and the HPA- axis is increasingly recognized  </w:delText>
        </w:r>
        <w:r w:rsidDel="00831A0D">
          <w:fldChar w:fldCharType="begin"/>
        </w:r>
        <w:r w:rsidDel="00831A0D">
          <w:delInstrText xml:space="preserve"> ADDIN EN.CITE &lt;EndNote&gt;&lt;Cite&gt;&lt;Author&gt;Yılmaz&lt;/Author&gt;&lt;Year&gt;2007&lt;/Year&gt;&lt;RecNum&gt;125&lt;/RecNum&gt;&lt;DisplayText&gt;(Yılmaz et al., 2007)&lt;/DisplayText&gt;&lt;record&gt;&lt;rec-number&gt;125&lt;/rec-number&gt;&lt;foreign-keys&gt;&lt;key app="EN" db-id="9tt09s2ss9vtrhedz5b55dtx0005ssfv2rwp" timestamp="1675001756"&gt;125&lt;/key&gt;&lt;/foreign-keys&gt;&lt;ref-type name="Journal Article"&gt;17&lt;/ref-type&gt;&lt;contributors&gt;&lt;authors&gt;&lt;author&gt;Yılmaz, N.&lt;/author&gt;&lt;author&gt;Herken, H.&lt;/author&gt;&lt;author&gt;Cicek, H. K.&lt;/author&gt;&lt;author&gt;Celik, A.&lt;/author&gt;&lt;author&gt;Yürekli, M.&lt;/author&gt;&lt;author&gt;Akyol, Ö&lt;/author&gt;&lt;/authors&gt;&lt;/contributors&gt;&lt;titles&gt;&lt;title&gt;Increased Levels of Nitric Oxide, Cortisol and Adrenomedullin in Patients with Chronic Schizophrenia&lt;/title&gt;&lt;secondary-title&gt;Medical Principles and Practice&lt;/secondary-title&gt;&lt;/titles&gt;&lt;periodical&gt;&lt;full-title&gt;Medical Principles and Practice&lt;/full-title&gt;&lt;/periodical&gt;&lt;pages&gt;137-141&lt;/pages&gt;&lt;volume&gt;16&lt;/volume&gt;&lt;number&gt;2&lt;/number&gt;&lt;dates&gt;&lt;year&gt;2007&lt;/year&gt;&lt;/dates&gt;&lt;isbn&gt;1011-7571&lt;/isbn&gt;&lt;urls&gt;&lt;related-urls&gt;&lt;url&gt;https://www.karger.com/DOI/10.1159/000098367&lt;/url&gt;&lt;/related-urls&gt;&lt;/urls&gt;&lt;electronic-resource-num&gt;10.1159/000098367&lt;/electronic-resource-num&gt;&lt;/record&gt;&lt;/Cite&gt;&lt;/EndNote&gt;</w:delInstrText>
        </w:r>
        <w:r w:rsidDel="00831A0D">
          <w:fldChar w:fldCharType="separate"/>
        </w:r>
        <w:r w:rsidDel="00831A0D">
          <w:rPr>
            <w:noProof/>
          </w:rPr>
          <w:delText>(Yılmaz et al., 2007)</w:delText>
        </w:r>
        <w:r w:rsidDel="00831A0D">
          <w:fldChar w:fldCharType="end"/>
        </w:r>
        <w:r w:rsidDel="00831A0D">
          <w:delText>. It could be a sign of a salutogenetic feedback mechanism that inflammation as assessed by neopterin and anti SARS-CoV-2 antibodies regulate PHE/TYR levels in an opposite direction as the status post SARS-CoV-2 infection.</w:delText>
        </w:r>
      </w:del>
    </w:p>
    <w:p w14:paraId="7E3C6EFE" w14:textId="58CE9443" w:rsidR="00F45A01" w:rsidDel="00831A0D" w:rsidRDefault="00F45A01">
      <w:pPr>
        <w:pStyle w:val="berschrift2"/>
        <w:rPr>
          <w:ins w:id="1596" w:author="HÜFNER Katharina,Ass.Prof. Priv. Doz. Dr." w:date="2023-05-30T16:38:00Z"/>
          <w:del w:id="1597" w:author="HÜFNER Katharina,Ass.Prof. Priv. Doz. Dr." w:date="2023-05-30T17:29:00Z"/>
        </w:rPr>
        <w:pPrChange w:id="1598" w:author="HÜFNER Katharina,Ass.Prof. Priv. Doz. Dr." w:date="2023-05-30T16:33:00Z">
          <w:pPr>
            <w:pStyle w:val="Textkrper"/>
          </w:pPr>
        </w:pPrChange>
      </w:pPr>
      <w:ins w:id="1599" w:author="HÜFNER Katharina,Ass.Prof. Priv. Doz. Dr." w:date="2023-05-30T16:33:00Z">
        <w:del w:id="1600" w:author="HÜFNER Katharina,Ass.Prof. Priv. Doz. Dr." w:date="2023-05-30T17:29:00Z">
          <w:r w:rsidDel="00831A0D">
            <w:delText xml:space="preserve">Stress- immune system </w:delText>
          </w:r>
        </w:del>
      </w:ins>
      <w:ins w:id="1601" w:author="HÜFNER Katharina,Ass.Prof. Priv. Doz. Dr." w:date="2023-05-30T16:38:00Z">
        <w:del w:id="1602" w:author="HÜFNER Katharina,Ass.Prof. Priv. Doz. Dr." w:date="2023-05-30T17:29:00Z">
          <w:r w:rsidR="00E20D2B" w:rsidDel="00831A0D">
            <w:delText>interactions</w:delText>
          </w:r>
        </w:del>
      </w:ins>
    </w:p>
    <w:p w14:paraId="5A0A166A" w14:textId="0E4A2E61" w:rsidR="00E20D2B" w:rsidRPr="00E20D2B" w:rsidDel="00831A0D" w:rsidRDefault="00E20D2B">
      <w:pPr>
        <w:pStyle w:val="Textkrper"/>
        <w:rPr>
          <w:del w:id="1603" w:author="HÜFNER Katharina,Ass.Prof. Priv. Doz. Dr." w:date="2023-05-30T17:29:00Z"/>
        </w:rPr>
      </w:pPr>
      <w:moveToRangeStart w:id="1604" w:author="HÜFNER Katharina,Ass.Prof. Priv. Doz. Dr." w:date="2023-05-30T16:38:00Z" w:name="move136357134"/>
      <w:moveTo w:id="1605" w:author="HÜFNER Katharina,Ass.Prof. Priv. Doz. Dr." w:date="2023-05-30T16:38:00Z">
        <w:del w:id="1606" w:author="HÜFNER Katharina,Ass.Prof. Priv. Doz. Dr." w:date="2023-05-30T17:29:00Z">
          <w:r w:rsidDel="00831A0D">
            <w:rPr>
              <w:lang w:val="en-GB"/>
            </w:rPr>
            <w:delText>We have also demonstrated previously the influence of acute mental stress on KYN/TRP values</w:delText>
          </w:r>
          <w:r w:rsidRPr="008830C5" w:rsidDel="00831A0D">
            <w:rPr>
              <w:lang w:val="en-GB"/>
            </w:rPr>
            <w:delText xml:space="preserve"> </w:delText>
          </w:r>
          <w:r w:rsidDel="00831A0D">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sidDel="00831A0D">
            <w:rPr>
              <w:lang w:val="en-GB"/>
            </w:rPr>
            <w:delInstrText xml:space="preserve"> ADDIN EN.CITE </w:delInstrText>
          </w:r>
          <w:r w:rsidDel="00831A0D">
            <w:fldChar w:fldCharType="begin">
              <w:fldData xml:space="preserve">PEVuZE5vdGU+PENpdGU+PEF1dGhvcj5Iw7xmbmVyPC9BdXRob3I+PFllYXI+MjAyMDwvWWVhcj48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</w:fldData>
            </w:fldChar>
          </w:r>
          <w:r w:rsidRPr="000D040B" w:rsidDel="00831A0D">
            <w:rPr>
              <w:lang w:val="en-GB"/>
            </w:rPr>
            <w:delInstrText xml:space="preserve"> ADDIN EN.CITE.DATA </w:delInstrText>
          </w:r>
        </w:del>
      </w:moveTo>
      <w:ins w:id="1607" w:author="HÜFNER Katharina,Ass.Prof. Priv. Doz. Dr." w:date="2023-05-30T16:38:00Z">
        <w:del w:id="1608" w:author="HÜFNER Katharina,Ass.Prof. Priv. Doz. Dr." w:date="2023-05-30T17:29:00Z"/>
      </w:ins>
      <w:moveTo w:id="1609" w:author="HÜFNER Katharina,Ass.Prof. Priv. Doz. Dr." w:date="2023-05-30T16:38:00Z">
        <w:del w:id="1610" w:author="HÜFNER Katharina,Ass.Prof. Priv. Doz. Dr." w:date="2023-05-30T17:29:00Z">
          <w:r w:rsidDel="00831A0D">
            <w:fldChar w:fldCharType="end"/>
          </w:r>
        </w:del>
      </w:moveTo>
      <w:ins w:id="1611" w:author="HÜFNER Katharina,Ass.Prof. Priv. Doz. Dr." w:date="2023-05-30T16:38:00Z">
        <w:del w:id="1612" w:author="HÜFNER Katharina,Ass.Prof. Priv. Doz. Dr." w:date="2023-05-30T17:29:00Z"/>
      </w:ins>
      <w:moveTo w:id="1613" w:author="HÜFNER Katharina,Ass.Prof. Priv. Doz. Dr." w:date="2023-05-30T16:38:00Z">
        <w:del w:id="1614" w:author="HÜFNER Katharina,Ass.Prof. Priv. Doz. Dr." w:date="2023-05-30T17:29:00Z">
          <w:r w:rsidDel="00831A0D">
            <w:fldChar w:fldCharType="separate"/>
          </w:r>
          <w:r w:rsidRPr="00187863" w:rsidDel="00831A0D">
            <w:rPr>
              <w:noProof/>
              <w:lang w:val="en-GB"/>
            </w:rPr>
            <w:delText>(Hüfner et al., 2020)</w:delText>
          </w:r>
          <w:r w:rsidDel="00831A0D">
            <w:fldChar w:fldCharType="end"/>
          </w:r>
        </w:del>
      </w:moveTo>
      <w:moveToRangeEnd w:id="1604"/>
      <w:ins w:id="1615" w:author="HÜFNER Katharina,Ass.Prof. Priv. Doz. Dr." w:date="2023-05-30T16:43:00Z">
        <w:del w:id="1616" w:author="HÜFNER Katharina,Ass.Prof. Priv. Doz. Dr." w:date="2023-05-30T17:29:00Z">
          <w:r w:rsidR="00FA14F4" w:rsidDel="00831A0D">
            <w:delText xml:space="preserve"> The additive effects of inflammation, status post SARS-CoV-2 infection, mental stress and age may hence lower systemic availability of the serotonin precursor TRP and predispose to depressive or anxious disorders </w:delText>
          </w:r>
          <w:r w:rsidR="00FA14F4" w:rsidDel="00831A0D">
            <w:fldChar w:fldCharType="begin"/>
          </w:r>
          <w:r w:rsidR="00FA14F4" w:rsidDel="00831A0D">
            <w:delInstrText xml:space="preserve"> 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delInstrText>
          </w:r>
          <w:r w:rsidR="00FA14F4" w:rsidDel="00831A0D">
            <w:fldChar w:fldCharType="separate"/>
          </w:r>
          <w:r w:rsidR="00FA14F4" w:rsidDel="00831A0D">
            <w:rPr>
              <w:noProof/>
            </w:rPr>
            <w:delText>(Dantzer et al., 2008)</w:delText>
          </w:r>
          <w:r w:rsidR="00FA14F4" w:rsidDel="00831A0D">
            <w:fldChar w:fldCharType="end"/>
          </w:r>
          <w:r w:rsidR="00FA14F4" w:rsidDel="00831A0D">
            <w:delText xml:space="preserve">. </w:delText>
          </w:r>
          <w:r w:rsidR="00FA14F4" w:rsidDel="00831A0D">
            <w:rPr>
              <w:lang w:val="en-GB"/>
            </w:rPr>
            <w:delText xml:space="preserve">This finding i.e. the interaction of mental and physical health with an additive effect on neurotransmitter precursor amino acid levels has been observed by our group independently of COVID-19 </w:delText>
          </w:r>
          <w:r w:rsidR="00FA14F4" w:rsidDel="00831A0D">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sidR="00FA14F4" w:rsidDel="00831A0D">
            <w:rPr>
              <w:lang w:val="en-GB"/>
            </w:rPr>
            <w:delInstrText xml:space="preserve"> ADDIN EN.CITE </w:delInstrText>
          </w:r>
          <w:r w:rsidR="00FA14F4" w:rsidDel="00831A0D">
            <w:rPr>
              <w:lang w:val="en-GB"/>
            </w:rPr>
            <w:fldChar w:fldCharType="begin">
              <w:fldData xml:space="preserve">PEVuZE5vdGU+PENpdGU+PEF1dGhvcj5Iw7xmbmVyPC9BdXRob3I+PFllYXI+MjAxNTwvWWVhcj48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</w:fldData>
            </w:fldChar>
          </w:r>
          <w:r w:rsidR="00FA14F4" w:rsidDel="00831A0D">
            <w:rPr>
              <w:lang w:val="en-GB"/>
            </w:rPr>
            <w:delInstrText xml:space="preserve"> ADDIN EN.CITE.DATA </w:delInstrText>
          </w:r>
          <w:r w:rsidR="00FA14F4" w:rsidDel="00831A0D">
            <w:rPr>
              <w:lang w:val="en-GB"/>
            </w:rPr>
          </w:r>
          <w:r w:rsidR="00FA14F4" w:rsidDel="00831A0D">
            <w:rPr>
              <w:lang w:val="en-GB"/>
            </w:rPr>
            <w:fldChar w:fldCharType="end"/>
          </w:r>
          <w:r w:rsidR="00FA14F4" w:rsidDel="00831A0D">
            <w:rPr>
              <w:lang w:val="en-GB"/>
            </w:rPr>
          </w:r>
          <w:r w:rsidR="00FA14F4" w:rsidDel="00831A0D">
            <w:rPr>
              <w:lang w:val="en-GB"/>
            </w:rPr>
            <w:fldChar w:fldCharType="separate"/>
          </w:r>
          <w:r w:rsidR="00FA14F4" w:rsidDel="00831A0D">
            <w:rPr>
              <w:noProof/>
              <w:lang w:val="en-GB"/>
            </w:rPr>
            <w:delText>(Hüfner et al., 2015)</w:delText>
          </w:r>
          <w:r w:rsidR="00FA14F4" w:rsidDel="00831A0D">
            <w:rPr>
              <w:lang w:val="en-GB"/>
            </w:rPr>
            <w:fldChar w:fldCharType="end"/>
          </w:r>
        </w:del>
      </w:ins>
      <w:ins w:id="1617" w:author="HÜFNER Katharina,Ass.Prof. Priv. Doz. Dr." w:date="2023-05-30T16:46:00Z">
        <w:del w:id="1618" w:author="HÜFNER Katharina,Ass.Prof. Priv. Doz. Dr." w:date="2023-05-30T17:29:00Z">
          <w:r w:rsidR="006C77A5" w:rsidDel="00831A0D">
            <w:rPr>
              <w:lang w:val="en-GB"/>
            </w:rPr>
            <w:delText xml:space="preserve"> We have also shown previously that not only acute but also chronic somatic diseases can interact with mental health presumably via their bi-directional influence on neurotransmitter precursor amino acid levels </w:delText>
          </w:r>
          <w:r w:rsidR="006C77A5" w:rsidDel="00831A0D">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sidR="006C77A5" w:rsidDel="00831A0D">
            <w:rPr>
              <w:lang w:val="en-GB"/>
            </w:rPr>
            <w:delInstrText xml:space="preserve"> ADDIN EN.CITE </w:delInstrText>
          </w:r>
          <w:r w:rsidR="006C77A5" w:rsidDel="00831A0D">
            <w:rPr>
              <w:lang w:val="en-GB"/>
            </w:rPr>
            <w:fldChar w:fldCharType="begin">
              <w:fldData xml:space="preserve">PEVuZE5vdGU+PENpdGU+PEF1dGhvcj5Iw7xmbmVyPC9BdXRob3I+PFllYXI+MjAxOTwvWWVhcj48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</w:fldData>
            </w:fldChar>
          </w:r>
          <w:r w:rsidR="006C77A5" w:rsidDel="00831A0D">
            <w:rPr>
              <w:lang w:val="en-GB"/>
            </w:rPr>
            <w:delInstrText xml:space="preserve"> ADDIN EN.CITE.DATA </w:delInstrText>
          </w:r>
          <w:r w:rsidR="006C77A5" w:rsidDel="00831A0D">
            <w:rPr>
              <w:lang w:val="en-GB"/>
            </w:rPr>
          </w:r>
          <w:r w:rsidR="006C77A5" w:rsidDel="00831A0D">
            <w:rPr>
              <w:lang w:val="en-GB"/>
            </w:rPr>
            <w:fldChar w:fldCharType="end"/>
          </w:r>
          <w:r w:rsidR="006C77A5" w:rsidDel="00831A0D">
            <w:rPr>
              <w:lang w:val="en-GB"/>
            </w:rPr>
          </w:r>
          <w:r w:rsidR="006C77A5" w:rsidDel="00831A0D">
            <w:rPr>
              <w:lang w:val="en-GB"/>
            </w:rPr>
            <w:fldChar w:fldCharType="separate"/>
          </w:r>
          <w:r w:rsidR="006C77A5" w:rsidDel="00831A0D">
            <w:rPr>
              <w:noProof/>
              <w:lang w:val="en-GB"/>
            </w:rPr>
            <w:delText>(Hüfner et al., 2019)</w:delText>
          </w:r>
          <w:r w:rsidR="006C77A5" w:rsidDel="00831A0D">
            <w:rPr>
              <w:lang w:val="en-GB"/>
            </w:rPr>
            <w:fldChar w:fldCharType="end"/>
          </w:r>
          <w:r w:rsidR="006C77A5" w:rsidDel="00831A0D">
            <w:delText>.</w:delText>
          </w:r>
        </w:del>
      </w:ins>
    </w:p>
    <w:p w14:paraId="0DCA7292" w14:textId="77777777" w:rsidR="006E46EF" w:rsidRDefault="006E46EF" w:rsidP="006E46EF">
      <w:pPr>
        <w:pStyle w:val="berschrift1"/>
      </w:pPr>
      <w:r>
        <w:t>Limitations</w:t>
      </w:r>
    </w:p>
    <w:p w14:paraId="0300EF7A" w14:textId="5F1782FD" w:rsidR="00E963D4" w:rsidRDefault="00BC7780" w:rsidP="00E963D4">
      <w:pPr>
        <w:pStyle w:val="FirstParagraph"/>
        <w:rPr>
          <w:ins w:id="1619" w:author="Katharina Huefner" w:date="2023-05-31T23:18:00Z"/>
        </w:rPr>
      </w:pPr>
      <w:ins w:id="1620" w:author="Katharina Huefner" w:date="2023-05-31T23:10:00Z">
        <w:r>
          <w:t xml:space="preserve">Our study has limitations. </w:t>
        </w:r>
      </w:ins>
      <w:r w:rsidR="006E46EF">
        <w:rPr>
          <w:lang w:val="en-GB"/>
        </w:rPr>
        <w:t>The major limitation of the SIMMUN study is the limited sample size</w:t>
      </w:r>
      <w:ins w:id="1621" w:author="Katharina Huefner" w:date="2023-05-31T23:15:00Z">
        <w:r w:rsidR="00E963D4">
          <w:rPr>
            <w:lang w:val="en-GB"/>
          </w:rPr>
          <w:t xml:space="preserve"> </w:t>
        </w:r>
        <w:r w:rsidR="00E963D4">
          <w:t>and</w:t>
        </w:r>
        <w:r w:rsidR="00E963D4">
          <w:t xml:space="preserve"> a highly variable infection - sampling interval</w:t>
        </w:r>
      </w:ins>
      <w:r w:rsidR="006E46EF">
        <w:rPr>
          <w:lang w:val="en-GB"/>
        </w:rPr>
        <w:t xml:space="preserve">, however, the recruitment during a defined and early stage of the pandemic is also an advantage since influences due to vaccinations or multiple COVID-19 viral variants were eliminated. </w:t>
      </w:r>
      <w:r w:rsidR="006E46EF">
        <w:t xml:space="preserve">The cohorts consisted of hospital patients along with patients of psychiatric facilities, which resulted in a selection bias toward subjects with high rate of somatic and psychiatric comorbidities. </w:t>
      </w:r>
      <w:ins w:id="1622" w:author="Katharina Huefner" w:date="2023-05-31T23:19:00Z">
        <w:r w:rsidR="00E963D4" w:rsidRPr="00E963D4">
          <w:rPr>
            <w:highlight w:val="yellow"/>
            <w:rPrChange w:id="1623" w:author="Katharina Huefner" w:date="2023-05-31T23:19:00Z">
              <w:rPr/>
            </w:rPrChange>
          </w:rPr>
          <w:t>The major limitation of the INCOV data is that</w:t>
        </w:r>
        <w:r w:rsidR="00E963D4">
          <w:rPr>
            <w:highlight w:val="yellow"/>
          </w:rPr>
          <w:t xml:space="preserve"> </w:t>
        </w:r>
      </w:ins>
      <w:ins w:id="1624" w:author="Katharina Huefner" w:date="2023-05-31T23:15:00Z">
        <w:r w:rsidR="00E963D4" w:rsidRPr="00E963D4">
          <w:rPr>
            <w:highlight w:val="yellow"/>
            <w:rPrChange w:id="1625" w:author="Katharina Huefner" w:date="2023-05-31T23:19:00Z">
              <w:rPr/>
            </w:rPrChange>
          </w:rPr>
          <w:t>KYN/TRP and PH</w:t>
        </w:r>
        <w:r w:rsidR="00E963D4" w:rsidRPr="00E963D4">
          <w:rPr>
            <w:highlight w:val="yellow"/>
            <w:rPrChange w:id="1626" w:author="Katharina Huefner" w:date="2023-05-31T23:16:00Z">
              <w:rPr/>
            </w:rPrChange>
          </w:rPr>
          <w:t xml:space="preserve">E/TYR could not be computed with normalized metabolome data, and measurements of stress, depression and anxiety were not available. This incompatibility of the datasets precluded development of comprehensive multi-parameter models in one of the cohorts and subsequent direct validation in the </w:t>
        </w:r>
      </w:ins>
      <w:ins w:id="1627" w:author="Katharina Huefner" w:date="2023-05-31T23:16:00Z">
        <w:r w:rsidR="00E963D4">
          <w:t xml:space="preserve">other. </w:t>
        </w:r>
      </w:ins>
      <w:ins w:id="1628" w:author="Katharina Huefner" w:date="2023-05-31T23:19:00Z">
        <w:r w:rsidR="00E963D4">
          <w:t>Additionally, the</w:t>
        </w:r>
      </w:ins>
      <w:del w:id="1629" w:author="Katharina Huefner" w:date="2023-05-31T23:16:00Z">
        <w:r w:rsidR="006E46EF" w:rsidRPr="00E963D4" w:rsidDel="00E963D4">
          <w:rPr>
            <w:highlight w:val="yellow"/>
            <w:rPrChange w:id="1630" w:author="Katharina Huefner" w:date="2023-05-31T23:18:00Z">
              <w:rPr/>
            </w:rPrChange>
          </w:rPr>
          <w:delText>In the INCOV cohort ratios of KYN/TRP and PHE/TYR could not be analyzed due to the fact that only transformed data were available. For the INCOV cohort, psychometric measures were unavailable and data of somatic symptoms were recorded only for the SARS-CoV-2-infected participants making validation of multi-parameter modeling results in the SIMMUN collective impossible. Furthermore, the time interval between SARS-CoV-2 infection and the study visit varied substantially</w:delText>
        </w:r>
      </w:del>
      <w:ins w:id="1631" w:author="Katharina Huefner" w:date="2023-05-31T23:18:00Z">
        <w:r w:rsidR="00E963D4" w:rsidRPr="00E963D4">
          <w:rPr>
            <w:highlight w:val="yellow"/>
            <w:rPrChange w:id="1632" w:author="Katharina Huefner" w:date="2023-05-31T23:18:00Z">
              <w:rPr/>
            </w:rPrChange>
          </w:rPr>
          <w:t xml:space="preserve"> infection severity differed significantly between the analyzed co</w:t>
        </w:r>
      </w:ins>
      <w:ins w:id="1633" w:author="Katharina Huefner" w:date="2023-05-31T23:20:00Z">
        <w:r w:rsidR="00E963D4">
          <w:rPr>
            <w:highlight w:val="yellow"/>
          </w:rPr>
          <w:t>horts</w:t>
        </w:r>
      </w:ins>
      <w:ins w:id="1634" w:author="Katharina Huefner" w:date="2023-05-31T23:18:00Z">
        <w:r w:rsidR="00E963D4" w:rsidRPr="00E963D4">
          <w:rPr>
            <w:highlight w:val="yellow"/>
            <w:rPrChange w:id="1635" w:author="Katharina Huefner" w:date="2023-05-31T23:18:00Z">
              <w:rPr/>
            </w:rPrChange>
          </w:rPr>
          <w:t>, which may have contributes to stronger effects of inflammation on neurotransmitter metabolism observed in the INCOV cohort.</w:t>
        </w:r>
      </w:ins>
    </w:p>
    <w:p w14:paraId="10227D18" w14:textId="0D1CD288" w:rsidR="00C5635B" w:rsidDel="00E963D4" w:rsidRDefault="006E46EF" w:rsidP="00C5635B">
      <w:pPr>
        <w:pStyle w:val="FirstParagraph"/>
        <w:rPr>
          <w:del w:id="1636" w:author="Katharina Huefner" w:date="2023-05-31T23:20:00Z"/>
          <w:moveTo w:id="1637" w:author="Katharina Huefner" w:date="2023-05-31T22:58:00Z"/>
        </w:rPr>
      </w:pPr>
      <w:del w:id="1638" w:author="Katharina Huefner" w:date="2023-05-31T23:18:00Z">
        <w:r w:rsidDel="00E963D4">
          <w:lastRenderedPageBreak/>
          <w:delText xml:space="preserve">. </w:delText>
        </w:r>
      </w:del>
      <w:r>
        <w:t xml:space="preserve">Finally, in both cohorts, alterations of neurotransmitter precursors </w:t>
      </w:r>
      <w:ins w:id="1639" w:author="Katharina Huefner" w:date="2023-05-31T23:12:00Z">
        <w:r w:rsidR="00E963D4" w:rsidRPr="00E963D4">
          <w:rPr>
            <w:highlight w:val="yellow"/>
            <w:rPrChange w:id="1640" w:author="Katharina Huefner" w:date="2023-05-31T23:12:00Z">
              <w:rPr/>
            </w:rPrChange>
          </w:rPr>
          <w:t>and associated metabolites</w:t>
        </w:r>
        <w:r w:rsidR="00E963D4">
          <w:t xml:space="preserve"> </w:t>
        </w:r>
      </w:ins>
      <w:r>
        <w:t>were analyzed cross-sectionally and at the systemic level, which does not have to reflect metabolic changes of the central nervous system.  Many of the neurotransmitter precursor amino acids readily cross the blood-brain barrier</w:t>
      </w:r>
      <w:ins w:id="1641" w:author="Katharina Huefner" w:date="2023-05-31T23:13:00Z">
        <w:r w:rsidR="00E963D4">
          <w:t xml:space="preserve">, especially </w:t>
        </w:r>
        <w:r w:rsidR="00E963D4" w:rsidRPr="00E963D4">
          <w:rPr>
            <w:highlight w:val="yellow"/>
            <w:rPrChange w:id="1642" w:author="Katharina Huefner" w:date="2023-05-31T23:14:00Z">
              <w:rPr/>
            </w:rPrChange>
          </w:rPr>
          <w:t>in a pro-i</w:t>
        </w:r>
      </w:ins>
      <w:ins w:id="1643" w:author="Katharina Huefner" w:date="2023-05-31T23:14:00Z">
        <w:r w:rsidR="00E963D4" w:rsidRPr="00E963D4">
          <w:rPr>
            <w:highlight w:val="yellow"/>
            <w:rPrChange w:id="1644" w:author="Katharina Huefner" w:date="2023-05-31T23:14:00Z">
              <w:rPr/>
            </w:rPrChange>
          </w:rPr>
          <w:t>nflammatory state</w:t>
        </w:r>
      </w:ins>
      <w:r>
        <w:t xml:space="preserve"> so it is possible that fluctuations in the blood levels of these metabolites directly affect their concentration and metabolism in the brain  </w:t>
      </w:r>
      <w:r>
        <w:fldChar w:fldCharType="begin"/>
      </w:r>
      <w:r>
        <w:instrText xml:space="preserve"> ADDIN EN.CITE &lt;EndNote&gt;&lt;Cite&gt;&lt;Author&gt;Schwarcz&lt;/Author&gt;&lt;Year&gt;2012&lt;/Year&gt;&lt;RecNum&gt;126&lt;/RecNum&gt;&lt;DisplayText&gt;(Schwarcz et al., 2012)&lt;/DisplayText&gt;&lt;record&gt;&lt;rec-number&gt;126&lt;/rec-number&gt;&lt;foreign-keys&gt;&lt;key app="EN" db-id="9tt09s2ss9vtrhedz5b55dtx0005ssfv2rwp" timestamp="1675001756"&gt;126&lt;/key&gt;&lt;/foreign-keys&gt;&lt;ref-type name="Journal Article"&gt;17&lt;/ref-type&gt;&lt;contributors&gt;&lt;authors&gt;&lt;author&gt;Schwarcz, R.&lt;/author&gt;&lt;author&gt;Bruno, J. P.&lt;/author&gt;&lt;author&gt;Muchowski, P. J.&lt;/author&gt;&lt;author&gt;Wu, H. Q.&lt;/author&gt;&lt;/authors&gt;&lt;/contributors&gt;&lt;auth-address&gt;University of Maryland School of Medicine, Baltimore, Maryland 21228, USA. rschwarc@mprc. umaryland.edu&lt;/auth-address&gt;&lt;titles&gt;&lt;title&gt;Kynurenines in the mammalian brain: when physiology meets pathology&lt;/title&gt;&lt;secondary-title&gt;Nat Rev Neurosci&lt;/secondary-title&gt;&lt;alt-title&gt;Nature reviews. Neuroscience&lt;/alt-title&gt;&lt;/titles&gt;&lt;periodical&gt;&lt;full-title&gt;Nat Rev Neurosci&lt;/full-title&gt;&lt;abbr-1&gt;Nature reviews. Neuroscience&lt;/abbr-1&gt;&lt;/periodical&gt;&lt;alt-periodical&gt;&lt;full-title&gt;Nat Rev Neurosci&lt;/full-title&gt;&lt;abbr-1&gt;Nature reviews. Neuroscience&lt;/abbr-1&gt;&lt;/alt-periodical&gt;&lt;pages&gt;465-77&lt;/pages&gt;&lt;volume&gt;13&lt;/volume&gt;&lt;number&gt;7&lt;/number&gt;&lt;keywords&gt;&lt;keyword&gt;Animals&lt;/keyword&gt;&lt;keyword&gt;Brain/*pathology/*physiology&lt;/keyword&gt;&lt;keyword&gt;Humans&lt;/keyword&gt;&lt;keyword&gt;Kynurenine/*metabolism&lt;/keyword&gt;&lt;keyword&gt;Nervous System Diseases/*metabolism/*pathology&lt;/keyword&gt;&lt;keyword&gt;Signal Transduction/*physiology&lt;/keyword&gt;&lt;/keywords&gt;&lt;dates&gt;&lt;year&gt;2012&lt;/year&gt;&lt;pub-dates&gt;&lt;date&gt;Jul&lt;/date&gt;&lt;/pub-dates&gt;&lt;/dates&gt;&lt;isbn&gt;1471-0048 (Electronic)&amp;#xD;1471-003X (Linking)&lt;/isbn&gt;&lt;accession-num&gt;22678511&lt;/accession-num&gt;&lt;urls&gt;&lt;related-urls&gt;&lt;url&gt;http://www.ncbi.nlm.nih.gov/pubmed/22678511&lt;/url&gt;&lt;/related-urls&gt;&lt;/urls&gt;&lt;custom2&gt;3681811&lt;/custom2&gt;&lt;electronic-resource-num&gt;10.1038/nrn3257&lt;/electronic-resource-num&gt;&lt;/record&gt;&lt;/Cite&gt;&lt;/EndNote&gt;</w:instrText>
      </w:r>
      <w:r>
        <w:fldChar w:fldCharType="separate"/>
      </w:r>
      <w:r>
        <w:rPr>
          <w:noProof/>
        </w:rPr>
        <w:t>(Schwarcz et al., 2012)</w:t>
      </w:r>
      <w:r>
        <w:fldChar w:fldCharType="end"/>
      </w:r>
      <w:ins w:id="1645" w:author="Katharina Huefner" w:date="2023-05-31T23:13:00Z">
        <w:r w:rsidR="00E963D4" w:rsidRPr="00E963D4">
          <w:t xml:space="preserve"> </w:t>
        </w:r>
        <w:r w:rsidR="00E963D4" w:rsidRPr="00E963D4">
          <w:rPr>
            <w:highlight w:val="yellow"/>
            <w:rPrChange w:id="1646" w:author="Katharina Huefner" w:date="2023-05-31T23:13:00Z">
              <w:rPr/>
            </w:rPrChange>
          </w:rPr>
          <w:t>(9,10,16)</w:t>
        </w:r>
      </w:ins>
      <w:ins w:id="1647" w:author="Katharina Huefner" w:date="2023-05-31T23:20:00Z">
        <w:r w:rsidR="00E963D4">
          <w:t xml:space="preserve">. </w:t>
        </w:r>
      </w:ins>
      <w:ins w:id="1648" w:author="Katharina Huefner" w:date="2023-05-31T23:21:00Z">
        <w:r w:rsidR="0030223F" w:rsidRPr="0030223F">
          <w:rPr>
            <w:highlight w:val="yellow"/>
            <w:rPrChange w:id="1649" w:author="Katharina Huefner" w:date="2023-05-31T23:21:00Z">
              <w:rPr/>
            </w:rPrChange>
          </w:rPr>
          <w:t xml:space="preserve">There is still an </w:t>
        </w:r>
        <w:proofErr w:type="spellStart"/>
        <w:r w:rsidR="0030223F" w:rsidRPr="0030223F">
          <w:rPr>
            <w:highlight w:val="yellow"/>
            <w:rPrChange w:id="1650" w:author="Katharina Huefner" w:date="2023-05-31T23:21:00Z">
              <w:rPr/>
            </w:rPrChange>
          </w:rPr>
          <w:t>ongling</w:t>
        </w:r>
        <w:proofErr w:type="spellEnd"/>
        <w:r w:rsidR="0030223F" w:rsidRPr="0030223F">
          <w:rPr>
            <w:highlight w:val="yellow"/>
            <w:rPrChange w:id="1651" w:author="Katharina Huefner" w:date="2023-05-31T23:21:00Z">
              <w:rPr/>
            </w:rPrChange>
          </w:rPr>
          <w:t xml:space="preserve"> general discussion in the community on the role of serotonin as well as KYN and catecholamine </w:t>
        </w:r>
        <w:r w:rsidR="0030223F" w:rsidRPr="0030223F">
          <w:rPr>
            <w:highlight w:val="yellow"/>
          </w:rPr>
          <w:t>pathways</w:t>
        </w:r>
        <w:r w:rsidR="0030223F" w:rsidRPr="0030223F">
          <w:rPr>
            <w:highlight w:val="yellow"/>
            <w:rPrChange w:id="1652" w:author="Katharina Huefner" w:date="2023-05-31T23:21:00Z">
              <w:rPr/>
            </w:rPrChange>
          </w:rPr>
          <w:t xml:space="preserve"> in psychiatric </w:t>
        </w:r>
        <w:r w:rsidR="0030223F" w:rsidRPr="0030223F">
          <w:rPr>
            <w:highlight w:val="yellow"/>
          </w:rPr>
          <w:t>disorders</w:t>
        </w:r>
      </w:ins>
      <w:del w:id="1653" w:author="Katharina Huefner" w:date="2023-05-31T23:20:00Z">
        <w:r w:rsidRPr="0030223F" w:rsidDel="00E963D4">
          <w:rPr>
            <w:highlight w:val="yellow"/>
            <w:rPrChange w:id="1654" w:author="Katharina Huefner" w:date="2023-05-31T23:21:00Z">
              <w:rPr/>
            </w:rPrChange>
          </w:rPr>
          <w:delText>.</w:delText>
        </w:r>
      </w:del>
      <w:del w:id="1655" w:author="Katharina Huefner" w:date="2023-05-31T23:13:00Z">
        <w:r w:rsidRPr="0030223F" w:rsidDel="00E963D4">
          <w:rPr>
            <w:highlight w:val="yellow"/>
            <w:rPrChange w:id="1656" w:author="Katharina Huefner" w:date="2023-05-31T23:21:00Z">
              <w:rPr/>
            </w:rPrChange>
          </w:rPr>
          <w:delText xml:space="preserve"> More preclinical studies are urgently needed to elucidate these findings.</w:delText>
        </w:r>
      </w:del>
      <w:moveToRangeStart w:id="1657" w:author="Katharina Huefner" w:date="2023-05-31T22:58:00Z" w:name="move136466346"/>
      <w:moveTo w:id="1658" w:author="Katharina Huefner" w:date="2023-05-31T22:58:00Z">
        <w:del w:id="1659" w:author="Katharina Huefner" w:date="2023-05-31T23:14:00Z">
          <w:r w:rsidR="00C5635B" w:rsidDel="00E963D4">
            <w:delText xml:space="preserve">Our study has limitations. First, circulating serotonin, dopamine or any abundant dopamine metabolites (e.g. DA sulfate) (23,51,52), i.e. more direct readouts of neurotransmitter turnover than TRP, KYN, PHE and TYR, were not measured in the SIMMUN cohort. Additionally, the SIMMUN study variables were recorded at a single timepoint </w:delText>
          </w:r>
        </w:del>
        <w:del w:id="1660" w:author="Katharina Huefner" w:date="2023-05-31T23:20:00Z">
          <w:r w:rsidR="00C5635B" w:rsidDel="00E963D4">
            <w:delText>with a highly variable infection - sampling interval. For the INCOV collective, KYN/TRP and PHE/TYR could not be computed with normalized metabolome data, and measurements of stress, depression and anxiety were not available. This incompatibility of the datasets precluded development of comprehensive multi-parameter models in one of the cohorts and subsequent direct validation in the other. Second, relevance of circulating markers serotonin and dopamine availability, and KYN pathway metabolites for the central nervous system and psychiatric disorders is controversial, as discussed above. Third, the SIMMUN cohort suffered from a selection bias due to enrichment in psychiatric patients with a high rate of physical and psychiatric disorders. Analogically, hospitalized COVID-19 patients constituted the majority of the INCOV cohort. Hence, none of the collectives is representative for the entire pandemic population. Fourth, both the SIMMUN and INCOV cohorts were recruited during initial phases of the pandemic and do not include any (SIMMUN) or systematically vaccinated patients (INCOV). Similarly, the analyzed cohorts were exposed to wild-type-like SARS-CoV-2 variants and do not allow to assess effects of repeated, seasonal infections with highly transmissible but far less virulent omicron pathogens. For these reasons, studies with recent, real world post-pandemic collectives are urgently needed to validate our findings. Finally, the cross-sectional SIMMUN and INCOV cohorts encompassed uninfected controls and SARS-CoV-2 infections ranging from asymptomatic to critical disease. In particular, the shares of pathogen-positive individuals and the infection severity differed significantly between the analyzed collectives, which may have contributes to stronger effects of inflammation on neurotransmitter metabolism observed in the INCOV cohort.</w:delText>
          </w:r>
        </w:del>
      </w:moveTo>
    </w:p>
    <w:moveToRangeEnd w:id="1657"/>
    <w:p w14:paraId="7421746F" w14:textId="77777777" w:rsidR="00BC7780" w:rsidDel="00C5635B" w:rsidRDefault="00BC7780" w:rsidP="00BC7780">
      <w:pPr>
        <w:pStyle w:val="Textkrper"/>
        <w:rPr>
          <w:ins w:id="1661" w:author="Katharina Huefner" w:date="2023-05-31T23:10:00Z"/>
          <w:del w:id="1662" w:author="Katharina Huefner" w:date="2023-05-31T22:58:00Z"/>
        </w:rPr>
      </w:pPr>
      <w:ins w:id="1663" w:author="Katharina Huefner" w:date="2023-05-31T23:10:00Z">
        <w:del w:id="1664" w:author="HÜFNER Katharina,Ass.Prof. Priv. Doz. Dr." w:date="2023-05-31T12:12:00Z">
          <w:r w:rsidDel="00A02908">
            <w:delText>Mechanistically, multiple inflammatory cytokines such as type I and type II interferon, TNF or IL6, identified here as a predictor of plasma serotonin in the INCOV cohort, signal via JAK/STAT or NK-</w:delText>
          </w:r>
        </w:del>
      </w:ins>
      <m:oMath>
        <m:r>
          <w:ins w:id="1665" w:author="Katharina Huefner" w:date="2023-05-31T23:10:00Z">
            <w:del w:id="1666" w:author="HÜFNER Katharina,Ass.Prof. Priv. Doz. Dr." w:date="2023-05-31T12:12:00Z">
              <w:rPr>
                <w:rFonts w:ascii="Cambria Math" w:hAnsi="Cambria Math"/>
              </w:rPr>
              <m:t>κ</m:t>
            </w:del>
          </w:ins>
        </m:r>
      </m:oMath>
      <w:ins w:id="1667" w:author="Katharina Huefner" w:date="2023-05-31T23:10:00Z">
        <w:del w:id="1668" w:author="HÜFNER Katharina,Ass.Prof. Priv. Doz. Dr." w:date="2023-05-31T12:12:00Z">
          <w:r w:rsidDel="00A02908">
            <w:delText xml:space="preserve">B pathways, which in turn activate transcription of the </w:delText>
          </w:r>
          <w:r w:rsidDel="00A02908">
            <w:rPr>
              <w:i/>
              <w:iCs/>
            </w:rPr>
            <w:delText>IDO1</w:delText>
          </w:r>
          <w:r w:rsidDel="00A02908">
            <w:delText xml:space="preserve"> gene (11,13–15). </w:delText>
          </w:r>
        </w:del>
      </w:ins>
    </w:p>
    <w:p w14:paraId="427CC208" w14:textId="48512821" w:rsidR="00BC7780" w:rsidRDefault="00BC7780" w:rsidP="00BC7780">
      <w:pPr>
        <w:pStyle w:val="Textkrper"/>
        <w:rPr>
          <w:ins w:id="1669" w:author="Katharina Huefner" w:date="2023-05-31T23:10:00Z"/>
        </w:rPr>
      </w:pPr>
      <w:ins w:id="1670" w:author="Katharina Huefner" w:date="2023-05-31T23:10:00Z">
        <w:del w:id="1671" w:author="Katharina Huefner" w:date="2023-05-31T22:58:00Z">
          <w:r w:rsidDel="00C5635B">
            <w:delText xml:space="preserve">Tetrahydrobiopterin (BH4) is a co-factor of PAH, the enzyme catalyzing the PHE - TYR conversion, and of TH, catalyzing the TYR - L-DOPA (L-3,4-dihydroxyphenylalanine) conversion (6,24). Importantly, BH4 serves also as a co-factor of TPH, which converts TRP to 5-hydroxytryptophan, an intermediate in serotonin synthesis from. Furthermore, upon high activity of GTP cyclohydrolase I, NEO, a side product of BH4 biosynthesis exploited as an inflammation marker in the SIMMUN cohort, is secreted by myeloid leukocytes (6,16,24,70). In line with a previous report (34), we could demonstrate an increase in circulating PHE in SARS-CoV-2 infection and associate lowered TYR with NEO. Additionally, we observed negative correlations of plasma levels of the dopamine derivative DA sulfate (23,52) and TYR with the canonical GTP cyclohydrolase I and neopterin inducer, </w:delText>
          </w:r>
        </w:del>
        <w:del w:id="1672" w:author="HÜFNER Katharina,Ass.Prof. Priv. Doz. Dr." w:date="2023-05-31T15:22:00Z">
          <w:r w:rsidDel="001161F4">
            <w:delText xml:space="preserve">. Our multi-parameter modeling results suggest, that the lowered TRP and elevated KYN and KYN/TRP in older SIMMUN study participants, and plasma serotonin levels decreasing with age of the INCOV cohort are at least partly i. In infections, inflammation was proposed to suppress serotonin biosynthesis and trigger KYN pathway activity that mediate the ‘sickness behavior’ characterized by reduced locomotor activity, social avoidance, reduced appetite, lethargy and concentration problems (5). </w:delText>
          </w:r>
        </w:del>
        <w:del w:id="1673" w:author="Katharina Huefner" w:date="2023-05-31T23:01:00Z">
          <w:r w:rsidDel="00BC7780">
            <w:delText>Inflammatory stimuli were also found to reduce dopamine availability measured by PHE/TYR ratio and hence contribute to depression in cancer (8) and trauma patients (3). In the SIMMUN cohort, depres</w:delText>
          </w:r>
        </w:del>
      </w:ins>
      <w:ins w:id="1674" w:author="Katharina Huefner" w:date="2023-05-31T23:22:00Z">
        <w:r w:rsidR="0030223F">
          <w:t>(</w:t>
        </w:r>
      </w:ins>
      <w:commentRangeStart w:id="1675"/>
      <w:ins w:id="1676" w:author="Katharina Huefner" w:date="2023-05-31T23:10:00Z">
        <w:r>
          <w:t>64</w:t>
        </w:r>
      </w:ins>
      <w:commentRangeEnd w:id="1675"/>
      <w:ins w:id="1677" w:author="Katharina Huefner" w:date="2023-05-31T23:29:00Z">
        <w:r w:rsidR="00284962">
          <w:rPr>
            <w:rStyle w:val="Kommentarzeichen"/>
          </w:rPr>
          <w:commentReference w:id="1675"/>
        </w:r>
      </w:ins>
      <w:ins w:id="1678" w:author="Katharina Huefner" w:date="2023-05-31T23:10:00Z">
        <w:r>
          <w:t xml:space="preserve">). </w:t>
        </w:r>
      </w:ins>
    </w:p>
    <w:p w14:paraId="5A3FD224" w14:textId="77777777" w:rsidR="00C5635B" w:rsidRDefault="00C5635B" w:rsidP="006E46EF">
      <w:pPr>
        <w:pStyle w:val="Textkrper"/>
      </w:pPr>
    </w:p>
    <w:p w14:paraId="70A0814E" w14:textId="69A2AD2D" w:rsidR="006E46EF" w:rsidDel="003206FB" w:rsidRDefault="006E46EF" w:rsidP="006E46EF">
      <w:pPr>
        <w:pStyle w:val="berschrift1"/>
        <w:rPr>
          <w:del w:id="1679" w:author="Katharina Huefner" w:date="2023-05-31T23:26:00Z"/>
        </w:rPr>
      </w:pPr>
      <w:del w:id="1680" w:author="Katharina Huefner" w:date="2023-05-31T23:26:00Z">
        <w:r w:rsidDel="003206FB">
          <w:delText>Conclusions</w:delText>
        </w:r>
      </w:del>
    </w:p>
    <w:p w14:paraId="588D75EF" w14:textId="24FE7452" w:rsidR="006E46EF" w:rsidDel="003206FB" w:rsidRDefault="006E46EF" w:rsidP="006E46EF">
      <w:pPr>
        <w:pStyle w:val="Textkrper"/>
        <w:rPr>
          <w:del w:id="1681" w:author="Katharina Huefner" w:date="2023-05-31T23:26:00Z"/>
        </w:rPr>
      </w:pPr>
      <w:del w:id="1682" w:author="Katharina Huefner" w:date="2023-05-31T23:26:00Z">
        <w:r w:rsidDel="003206FB">
          <w:delText>Here we show that status post COVID-19 infection as well as mental health and inflammation are associated with changes in KYN/TRP and PHE/TYR levels as a surrogate marker of the serotonin and noradrenaline transmitter pathway jointly but yet independently. This indicates that there are effects of SARS-CoV-2 infection, which go beyond those of inflammation, while there are also inflammatory effects not related to SARS-CoV-2. These findings could help to further explore the biological mechanisms linking SARS-CoV-2 infection, inflammation and mental health parameters in a bi-directional way.</w:delText>
        </w:r>
      </w:del>
    </w:p>
    <w:p w14:paraId="638C2326" w14:textId="5EE4E032" w:rsidR="000A374F" w:rsidDel="00F45A01" w:rsidRDefault="00EB098A">
      <w:pPr>
        <w:pStyle w:val="FirstParagraph"/>
        <w:rPr>
          <w:del w:id="1683" w:author="HÜFNER Katharina,Ass.Prof. Priv. Doz. Dr." w:date="2023-05-30T16:33:00Z"/>
        </w:rPr>
      </w:pPr>
      <w:del w:id="1684" w:author="HÜFNER Katharina,Ass.Prof. Priv. Doz. Dr." w:date="2023-05-30T16:33:00Z">
        <w:r w:rsidDel="00F45A01">
          <w:delText>Herein, we explored effects of demographic, clinical, psychometric, infection-, inflammation- and SARS-CoV-2-related factors on systemic availability of serotonin and dopamine in SARS-CoV-2 infection. Our results underline the pivotal role of SARS-CoV-2-dependent inflammation in systemic neurotransmitter metabolism. Furthermore, they put forward plasma TRP levels as a one of limiting factors for systemic serotonin biosynthesis during SARS-CoV-2 infection. Age, mental stress and depression were proposed as infection-independent factors contributing to activity of the KYN pathway, lowered TRP and, consequently, reduced serotonin formation. Our data suggest similar inhibitory effects of inflammation and age on PHE - TYR conversion, which is the initial step of dopamine formation.</w:delText>
        </w:r>
      </w:del>
    </w:p>
    <w:p w14:paraId="122D66FD" w14:textId="7DF427EE" w:rsidR="000A374F" w:rsidDel="00BC7780" w:rsidRDefault="00EB098A">
      <w:pPr>
        <w:pStyle w:val="Textkrper"/>
        <w:rPr>
          <w:del w:id="1685" w:author="Katharina Huefner" w:date="2023-05-31T23:10:00Z"/>
        </w:rPr>
      </w:pPr>
      <w:moveFromRangeStart w:id="1686" w:author="HÜFNER Katharina,Ass.Prof. Priv. Doz. Dr." w:date="2023-05-30T17:10:00Z" w:name="move136356899"/>
      <w:moveFrom w:id="1687" w:author="HÜFNER Katharina,Ass.Prof. Priv. Doz. Dr." w:date="2023-05-30T17:10:00Z">
        <w:del w:id="1688" w:author="Katharina Huefner" w:date="2023-05-31T23:10:00Z">
          <w:r w:rsidDel="00BC7780">
            <w:delText>Two discrepancies of our results need a more thorough discussion. First, in the SIMMUN cohort, the inflammatory marker NEO was associated with higher plasma levels of KYN (22). Unexpectedly, another inflammatory variable, NLR could be linked to lower KYN. This may be explained e.g. by sustained suppression of neutrophil counts reported for up to 1 year after infection (65). Second, effects of inflammatory markers on neurotransmitter-associated metabolites were stronger in the INCOV than in the SIMMUN cohort. This phenomenon can be traced back to the more severe infection in INCOV study participants</w:delText>
          </w:r>
        </w:del>
      </w:moveFrom>
      <w:moveFromRangeEnd w:id="1686"/>
      <w:del w:id="1689" w:author="Katharina Huefner" w:date="2023-05-31T23:10:00Z">
        <w:r w:rsidDel="00BC7780">
          <w:delText>.</w:delText>
        </w:r>
      </w:del>
    </w:p>
    <w:p w14:paraId="72D4A6E3" w14:textId="492CFDA5" w:rsidR="000A374F" w:rsidDel="00C5635B" w:rsidRDefault="00EB098A">
      <w:pPr>
        <w:pStyle w:val="Textkrper"/>
        <w:rPr>
          <w:del w:id="1690" w:author="Katharina Huefner" w:date="2023-05-31T22:58:00Z"/>
        </w:rPr>
      </w:pPr>
      <w:del w:id="1691" w:author="Katharina Huefner" w:date="2023-05-31T23:10:00Z">
        <w:r w:rsidDel="00BC7780">
          <w:delText>Mechanistically, multiple inflammatory cytokines such as type I and type II interferon, TNF or IL6, identified here as a predictor of plasma serotonin in the INCOV cohort, signal via JAK/STAT or NK-</w:delText>
        </w:r>
      </w:del>
      <m:oMath>
        <m:r>
          <w:del w:id="1692" w:author="Katharina Huefner" w:date="2023-05-31T23:10:00Z">
            <w:rPr>
              <w:rFonts w:ascii="Cambria Math" w:hAnsi="Cambria Math"/>
            </w:rPr>
            <m:t>κ</m:t>
          </w:del>
        </m:r>
      </m:oMath>
      <w:del w:id="1693" w:author="Katharina Huefner" w:date="2023-05-31T23:10:00Z">
        <w:r w:rsidDel="00BC7780">
          <w:delText xml:space="preserve">B pathways, which in turn activate transcription of the </w:delText>
        </w:r>
        <w:r w:rsidDel="00BC7780">
          <w:rPr>
            <w:i/>
            <w:iCs/>
          </w:rPr>
          <w:delText>IDO1</w:delText>
        </w:r>
        <w:r w:rsidDel="00BC7780">
          <w:delText xml:space="preserve"> gene (11,13–15). </w:delText>
        </w:r>
      </w:del>
    </w:p>
    <w:p w14:paraId="63134E65" w14:textId="29C76ABE" w:rsidR="000A374F" w:rsidDel="00C5635B" w:rsidRDefault="00EB098A">
      <w:pPr>
        <w:pStyle w:val="Textkrper"/>
        <w:rPr>
          <w:del w:id="1694" w:author="Katharina Huefner" w:date="2023-05-31T22:58:00Z"/>
        </w:rPr>
      </w:pPr>
      <w:del w:id="1695" w:author="Katharina Huefner" w:date="2023-05-31T22:58:00Z">
        <w:r w:rsidDel="00C5635B">
          <w:delText>Tetrahydrobiopterin (BH4) is a co-factor of PAH, the enzyme catalyzing the PHE - TYR conversion, and of TH, catalyzing the TYR - L-DOPA (L-3,4-dihydroxyphenylalanine) conversion (6,24). Importantly, BH4 serves also as a co-factor of TPH, which converts TRP to 5-hydroxytryptophan, an intermediate in serotonin synthesis from TRP (23,24).</w:delText>
        </w:r>
      </w:del>
      <w:moveFromRangeStart w:id="1696" w:author="HÜFNER Katharina,Ass.Prof. Priv. Doz. Dr." w:date="2023-05-30T17:44:00Z" w:name="move136361093"/>
      <w:moveFrom w:id="1697" w:author="HÜFNER Katharina,Ass.Prof. Priv. Doz. Dr." w:date="2023-05-30T17:44:00Z">
        <w:del w:id="1698" w:author="Katharina Huefner" w:date="2023-05-31T22:58:00Z">
          <w:r w:rsidDel="00C5635B">
            <w:delText xml:space="preserve"> BH4 poses, apart from IDO1, another junction between neurotransmitter metabolism and inflammation (6,23,24,68,69). Activity of GTP cyclohydrolase I, the enzyme catalyzing the rate limiting step of the BH4 synthesis is strongly stimulated by IFNG and other inflammatory stimuli (24,68,69). However, during inflammation, BH4 is oxidized to the inactive derivative dihydrobiopterin and consumed during nitric oxide formation by the BH4-dependent nitric oxide synthase, which restricts BH4 from neurotransmitter synthesis (3,6,16,24,25,70)</w:delText>
          </w:r>
        </w:del>
      </w:moveFrom>
      <w:moveFromRangeEnd w:id="1696"/>
      <w:del w:id="1699" w:author="Katharina Huefner" w:date="2023-05-31T22:58:00Z">
        <w:r w:rsidDel="00C5635B">
          <w:delText>. Furthermore, upon high activity of GTP cyclohydrolase I, NEO, a side product of BH4 biosynthesis exploited as an inflammation marker in the SIMMUN cohort, is secreted by myeloid leukocytes (6,16,24,70). In line with a previous report (34), we could demonstrate an increase in circulating PHE in SARS-CoV-2 infection and associate lowered TYR with NEO. Additionally, we observed negative correlations of plasma levels of the dopamine derivative DA sulfate (23,52) and TYR with the canonical GTP cyclohydrolase I and neopterin inducer, IFNG. Collectively, these phenomena support the model of inflammatory BH4 deficiency culminating at inefficient PHE - TYR conversion, hyperphenylalaninemia and impaired catecholamine biosynthesis during acute SARS-CoV-2 infection. By contrast, the rise in DA sulfate during infection recovery in the INCOV cohort and the significantly lower PHE/TYR in SARS-CoV-2 infection convalescents in the SIMMUN collective may indicate a restored BH4 homeostasis leading to an efficient PHE - TYR conversion, dopamine synthesis and subsequent dopamine sulfonylation (6,23,25,51,52).</w:delText>
        </w:r>
      </w:del>
    </w:p>
    <w:p w14:paraId="76B36350" w14:textId="46C2A8FB" w:rsidR="000A374F" w:rsidDel="00BC7780" w:rsidRDefault="00EB098A">
      <w:pPr>
        <w:pStyle w:val="Textkrper"/>
        <w:rPr>
          <w:del w:id="1700" w:author="Katharina Huefner" w:date="2023-05-31T23:10:00Z"/>
        </w:rPr>
      </w:pPr>
      <w:moveFromRangeStart w:id="1701" w:author="HÜFNER Katharina,Ass.Prof. Priv. Doz. Dr." w:date="2023-05-30T17:42:00Z" w:name="move136360947"/>
      <w:moveFrom w:id="1702" w:author="HÜFNER Katharina,Ass.Prof. Priv. Doz. Dr." w:date="2023-05-30T17:42:00Z">
        <w:del w:id="1703" w:author="Katharina Huefner" w:date="2023-05-31T23:10:00Z">
          <w:r w:rsidDel="00BC7780">
            <w:delText>Rising activity of the KYN pathway with individual’s age was evident in both the SIMMUN and INCOV cohort data. This phenomenon was attributed to ‘inflammaging’, a chronic low-grade inflammation observed in elderly (1,22,71)</w:delText>
          </w:r>
        </w:del>
      </w:moveFrom>
      <w:moveFromRangeEnd w:id="1701"/>
      <w:del w:id="1704" w:author="Katharina Huefner" w:date="2023-05-31T23:10:00Z">
        <w:r w:rsidDel="00BC7780">
          <w:delText xml:space="preserve">. Our multi-parameter modeling results suggest, that the lowered TRP and elevated KYN and KYN/TRP in older SIMMUN study participants, and plasma serotonin levels decreasing with age of the INCOV cohort are at least partly independent of inflammatory marker levels. This may implicate e.g. increased KYN formation by inflammation-independent IDO2 and TDO in elderly participants. This fits well to the data of Martilla and colleagues, who describe similar expression of </w:delText>
        </w:r>
        <w:r w:rsidDel="00BC7780">
          <w:rPr>
            <w:i/>
            <w:iCs/>
          </w:rPr>
          <w:delText>IDO1</w:delText>
        </w:r>
        <w:r w:rsidDel="00BC7780">
          <w:delText xml:space="preserve"> in immune cells from young and elderly individuals (72). Contrary to the expected age-related suppression of catecholamine synthesis (1,73), we observed higher blood levels of TYR and lower PHE/TYR in older participants of the SIMMUN study. However, reproducibility and clinical significance of this phenomenon and is questionable. The effect of age on PHE and TYR could not be corroborated in the INCOV collective (not shown), and no significant effects of age on circulating levels of the dopamine derivative DA sulfate were discerned.</w:delText>
        </w:r>
      </w:del>
    </w:p>
    <w:p w14:paraId="5AF5E01C" w14:textId="089C9705" w:rsidR="000A374F" w:rsidDel="00BC7780" w:rsidRDefault="00EB098A">
      <w:pPr>
        <w:pStyle w:val="Textkrper"/>
        <w:rPr>
          <w:del w:id="1705" w:author="Katharina Huefner" w:date="2023-05-31T23:10:00Z"/>
        </w:rPr>
      </w:pPr>
      <w:moveFromRangeStart w:id="1706" w:author="HÜFNER Katharina,Ass.Prof. Priv. Doz. Dr." w:date="2023-05-30T17:51:00Z" w:name="move136361515"/>
      <w:moveFrom w:id="1707" w:author="HÜFNER Katharina,Ass.Prof. Priv. Doz. Dr." w:date="2023-05-30T17:51:00Z">
        <w:del w:id="1708" w:author="Katharina Huefner" w:date="2023-05-31T23:10:00Z">
          <w:r w:rsidDel="00BC7780">
            <w:delText>Depression (8,9,17–22), depression treatment resistance (48–50,74), schizophrenia (17), suicidal behavior (75),</w:delText>
          </w:r>
          <w:r w:rsidDel="00BC7780">
            <w:br/>
            <w:delText>pathological mental stress (4) were associated with decreased circulating TRP and serotonin, high KYN pathway activity and increased blood concentrations of neuroactive KYN pathway metabolites. Systemic and central nervous system inflammation was put forward as a neuroimmune mechanism contributing to those mental health disorders (2,5,7,9,10,12,16,18,22,76)</w:delText>
          </w:r>
        </w:del>
      </w:moveFrom>
      <w:moveFromRangeEnd w:id="1706"/>
      <w:del w:id="1709" w:author="Katharina Huefner" w:date="2023-05-31T23:10:00Z">
        <w:r w:rsidDel="00BC7780">
          <w:delText xml:space="preserve">. In infections, inflammation was proposed to suppress serotonin biosynthesis and trigger KYN pathway activity that mediate the ‘sickness behavior’ characterized by reduced locomotor activity, social avoidance, reduced appetite, lethargy and concentration problems (5). </w:delText>
        </w:r>
      </w:del>
      <w:del w:id="1710" w:author="Katharina Huefner" w:date="2023-05-31T23:01:00Z">
        <w:r w:rsidDel="00BC7780">
          <w:delText>Inflammatory stimuli were also found to reduce dopamine availability measured by PHE/TYR ratio and hence contribute to depression in cancer (8) and trauma patients (3). In the SIMMUN cohort, depression signs (45,46) and mental stress (44) along with the inflammatory marker NEO could be linked to decreased TRP and higher KYN/TRP, respectively.</w:delText>
        </w:r>
      </w:del>
      <w:del w:id="1711" w:author="Katharina Huefner" w:date="2023-05-31T23:05:00Z">
        <w:r w:rsidDel="00BC7780">
          <w:delText xml:space="preserve"> In the INCOV collective, inflammation was also identified as the main diver of alterations in circulating serotonin, its precursor TRP and the competitor pathway products KYN and QUIN. Others also identified lowered TRP in COVID-19 convalescents with signs of depression and anxiety (39) and linked KYN pathway activity to depressive symptoms (40) and cognitive impairment (67) during long-term COVID-19 recovery. These observations may hence support the neuroimmune model assuming inflammation as a link between physical conditions, neurotransmitter disturbance and psychiatric disorders. Still, most evidence for this mechanism and relevance of the peripheral neurotransmitter availability is delivered by observational and in vitro studies, whereas in vivo experimental reports are scarce (9,10,16). In the periphery, liver, mesenteric organs and vasculature are the main sites of serotonin and dopamine synthesis and catabolism, and KYN pathway activity (11,12,23,51,52). </w:delText>
        </w:r>
      </w:del>
      <w:del w:id="1712" w:author="Katharina Huefner" w:date="2023-05-31T23:10:00Z">
        <w:r w:rsidDel="00BC7780">
          <w:delText xml:space="preserve">Although the neurotransmitter precursors TRP and TYR, and neuroactive KYN pathway products were postulated to pass the blood-brain barrier (9,10,16), psychiatric disorders are not consistently paralleled by changes in dopamine, serotonin and neuroactive KYN metabolites or expression of KYN pathway enzymes in the central nervous system (9,77,78). Of note, quality of evidence of the serotonin theory of depression was also criticized in a recent systematic review (64). </w:delText>
        </w:r>
      </w:del>
      <w:del w:id="1713" w:author="Katharina Huefner" w:date="2023-05-31T23:06:00Z">
        <w:r w:rsidDel="00BC7780">
          <w:delText>Hence, the hypothesis that inflammatory stimuli impact on systemic and central nervous system serotonin and dopamine availability and, hence, contribute to psychiatric disorders, like those frequently observed during COVID-19 recovery (26–29,38), needs validation in a robust experimental or prospective setting.</w:delText>
        </w:r>
      </w:del>
    </w:p>
    <w:p w14:paraId="25A36951" w14:textId="61AAFCA6" w:rsidR="000A374F" w:rsidDel="003206FB" w:rsidRDefault="00EB098A">
      <w:pPr>
        <w:pStyle w:val="berschrift1"/>
        <w:rPr>
          <w:del w:id="1714" w:author="Katharina Huefner" w:date="2023-05-31T23:23:00Z"/>
        </w:rPr>
      </w:pPr>
      <w:bookmarkStart w:id="1715" w:name="limitations"/>
      <w:bookmarkEnd w:id="971"/>
      <w:del w:id="1716" w:author="Katharina Huefner" w:date="2023-05-31T23:23:00Z">
        <w:r w:rsidDel="003206FB">
          <w:delText>Limitations</w:delText>
        </w:r>
      </w:del>
    </w:p>
    <w:p w14:paraId="090C056C" w14:textId="51EA1565" w:rsidR="000A374F" w:rsidDel="003206FB" w:rsidRDefault="00EB098A">
      <w:pPr>
        <w:pStyle w:val="FirstParagraph"/>
        <w:rPr>
          <w:del w:id="1717" w:author="Katharina Huefner" w:date="2023-05-31T23:23:00Z"/>
          <w:moveFrom w:id="1718" w:author="Katharina Huefner" w:date="2023-05-31T22:58:00Z"/>
        </w:rPr>
      </w:pPr>
      <w:moveFromRangeStart w:id="1719" w:author="Katharina Huefner" w:date="2023-05-31T22:58:00Z" w:name="move136466346"/>
      <w:moveFrom w:id="1720" w:author="Katharina Huefner" w:date="2023-05-31T22:58:00Z">
        <w:del w:id="1721" w:author="Katharina Huefner" w:date="2023-05-31T23:23:00Z">
          <w:r w:rsidDel="003206FB">
            <w:delText>Our study has limitations. First, circulating serotonin, dopamine or any abundant dopamine metabolites (e.g. DA sulfate) (23,51,52), i.e. more direct readouts of neurotransmitter turnover than TRP, KYN, PHE and TYR, were not measured in the SIMMUN cohort. Additionally, the SIMMUN study variables were recorded at a single timepoint with a highly variable infection - sampling interval. For the INCOV collective, KYN/TRP and PHE/TYR could not be computed with normalized metabolome data, and measurements of stress, depression and anxiety were not available. This incompatibility of the datasets precluded development of comprehensive multi-parameter models in one of the cohorts and subsequent direct validation in the other. Second, relevance of circulating markers serotonin and dopamine availability, and KYN pathway metabolites for the central nervous system and psychiatric disorders is controversial, as discussed above. Third, the SIMMUN cohort suffered from a selection bias due to enrichment in psychiatric patients with a high rate of physical and psychiatric disorders. Analogically, hospitalized COVID-19 patients constituted the majority of the INCOV cohort. Hence, none of the collectives is representative for the entire pandemic population. Fourth, both the SIMMUN and INCOV cohorts were recruited during initial phases of the pandemic and do not include any (SIMMUN) or systematically vaccinated patients (INCOV). Similarly, the analyzed cohorts were exposed to wild-type-like SARS-CoV-2 variants and do not allow to assess effects of repeated, seasonal infections with highly transmissible but far less virulent omicron pathogens. For these reasons, studies with recent, real world post-pandemic collectives are urgently needed to validate our findings. Finally, the cross-sectional SIMMUN and INCOV cohorts encompassed uninfected controls and SARS-CoV-2 infections ranging from asymptomatic to critical disease. In particular, the shares of pathogen-positive individuals and the infection severity differed significantly between the analyzed collectives, which may have contributes to stronger effects of inflammation on neurotransmitter metabolism observed in the INCOV cohort.</w:delText>
          </w:r>
        </w:del>
      </w:moveFrom>
    </w:p>
    <w:p w14:paraId="2D38AE2B" w14:textId="77777777" w:rsidR="000A374F" w:rsidRDefault="00EB098A">
      <w:pPr>
        <w:pStyle w:val="berschrift1"/>
      </w:pPr>
      <w:bookmarkStart w:id="1722" w:name="conclusions"/>
      <w:bookmarkEnd w:id="1715"/>
      <w:moveFromRangeEnd w:id="1719"/>
      <w:r>
        <w:t>Conclusions</w:t>
      </w:r>
    </w:p>
    <w:p w14:paraId="727E685B" w14:textId="22CD7DC3" w:rsidR="000A374F" w:rsidRDefault="00EB098A">
      <w:pPr>
        <w:pStyle w:val="FirstParagraph"/>
        <w:rPr>
          <w:ins w:id="1723" w:author="Katharina Huefner" w:date="2023-05-31T23:25:00Z"/>
        </w:rPr>
      </w:pPr>
      <w:r w:rsidRPr="003206FB">
        <w:rPr>
          <w:highlight w:val="yellow"/>
          <w:rPrChange w:id="1724" w:author="Katharina Huefner" w:date="2023-05-31T23:25:00Z">
            <w:rPr/>
          </w:rPrChange>
        </w:rPr>
        <w:t xml:space="preserve">SARS-CoV-2-dependent </w:t>
      </w:r>
      <w:ins w:id="1725" w:author="Katharina Huefner" w:date="2023-05-31T23:24:00Z">
        <w:r w:rsidR="003206FB" w:rsidRPr="003206FB">
          <w:rPr>
            <w:highlight w:val="yellow"/>
            <w:rPrChange w:id="1726" w:author="Katharina Huefner" w:date="2023-05-31T23:25:00Z">
              <w:rPr/>
            </w:rPrChange>
          </w:rPr>
          <w:t xml:space="preserve">and -independent </w:t>
        </w:r>
      </w:ins>
      <w:r w:rsidRPr="003206FB">
        <w:rPr>
          <w:highlight w:val="yellow"/>
          <w:rPrChange w:id="1727" w:author="Katharina Huefner" w:date="2023-05-31T23:25:00Z">
            <w:rPr/>
          </w:rPrChange>
        </w:rPr>
        <w:t xml:space="preserve">inflammation can </w:t>
      </w:r>
      <w:del w:id="1728" w:author="Katharina Huefner" w:date="2023-05-31T23:24:00Z">
        <w:r w:rsidRPr="003206FB" w:rsidDel="003206FB">
          <w:rPr>
            <w:highlight w:val="yellow"/>
            <w:rPrChange w:id="1729" w:author="Katharina Huefner" w:date="2023-05-31T23:25:00Z">
              <w:rPr/>
            </w:rPrChange>
          </w:rPr>
          <w:delText>lower systemic availability of serotonin and dopamine by depletion of the tryptophan via the competitive kynurenine pathway and inhibition of the phenylalanine - tyrosine suppression, respectively</w:delText>
        </w:r>
      </w:del>
      <w:ins w:id="1730" w:author="Katharina Huefner" w:date="2023-05-31T23:24:00Z">
        <w:r w:rsidR="003206FB" w:rsidRPr="003206FB">
          <w:rPr>
            <w:highlight w:val="yellow"/>
            <w:rPrChange w:id="1731" w:author="Katharina Huefner" w:date="2023-05-31T23:25:00Z">
              <w:rPr/>
            </w:rPrChange>
          </w:rPr>
          <w:t xml:space="preserve">alter the KYN pathway affecting also TRP and serotonin availability as well as the </w:t>
        </w:r>
      </w:ins>
      <w:ins w:id="1732" w:author="Katharina Huefner" w:date="2023-05-31T23:25:00Z">
        <w:r w:rsidR="003206FB" w:rsidRPr="003206FB">
          <w:rPr>
            <w:highlight w:val="yellow"/>
            <w:rPrChange w:id="1733" w:author="Katharina Huefner" w:date="2023-05-31T23:25:00Z">
              <w:rPr/>
            </w:rPrChange>
          </w:rPr>
          <w:t>catecholamine pathway</w:t>
        </w:r>
      </w:ins>
      <w:r w:rsidRPr="003206FB">
        <w:rPr>
          <w:highlight w:val="yellow"/>
          <w:rPrChange w:id="1734" w:author="Katharina Huefner" w:date="2023-05-31T23:25:00Z">
            <w:rPr/>
          </w:rPrChange>
        </w:rPr>
        <w:t xml:space="preserve">. Those effects can be further amplified by advanced age, mental </w:t>
      </w:r>
      <w:proofErr w:type="gramStart"/>
      <w:r w:rsidRPr="003206FB">
        <w:rPr>
          <w:highlight w:val="yellow"/>
          <w:rPrChange w:id="1735" w:author="Katharina Huefner" w:date="2023-05-31T23:25:00Z">
            <w:rPr/>
          </w:rPrChange>
        </w:rPr>
        <w:t>stress</w:t>
      </w:r>
      <w:proofErr w:type="gramEnd"/>
      <w:r w:rsidRPr="003206FB">
        <w:rPr>
          <w:highlight w:val="yellow"/>
          <w:rPrChange w:id="1736" w:author="Katharina Huefner" w:date="2023-05-31T23:25:00Z">
            <w:rPr/>
          </w:rPrChange>
        </w:rPr>
        <w:t xml:space="preserve"> and depression.</w:t>
      </w:r>
      <w:ins w:id="1737" w:author="Katharina Huefner" w:date="2023-05-31T23:25:00Z">
        <w:r w:rsidR="003206FB" w:rsidRPr="003206FB">
          <w:rPr>
            <w:highlight w:val="yellow"/>
            <w:rPrChange w:id="1738" w:author="Katharina Huefner" w:date="2023-05-31T23:25:00Z">
              <w:rPr/>
            </w:rPrChange>
          </w:rPr>
          <w:t xml:space="preserve"> Further research is needed to explore in more detail </w:t>
        </w:r>
      </w:ins>
      <w:ins w:id="1739" w:author="Katharina Huefner" w:date="2023-05-31T23:26:00Z">
        <w:r w:rsidR="003206FB">
          <w:t xml:space="preserve">the biological mechanisms linking SARS-CoV-2 infection, </w:t>
        </w:r>
        <w:proofErr w:type="gramStart"/>
        <w:r w:rsidR="003206FB">
          <w:t>inflammation</w:t>
        </w:r>
        <w:proofErr w:type="gramEnd"/>
        <w:r w:rsidR="003206FB">
          <w:t xml:space="preserve"> and mental health parameters in a bi-directional way</w:t>
        </w:r>
        <w:r w:rsidR="003206FB">
          <w:t xml:space="preserve">. </w:t>
        </w:r>
        <w:r w:rsidR="003206FB">
          <w:t>.</w:t>
        </w:r>
      </w:ins>
      <w:del w:id="1740" w:author="Katharina Huefner" w:date="2023-05-31T23:25:00Z">
        <w:r w:rsidRPr="003206FB" w:rsidDel="003206FB">
          <w:rPr>
            <w:highlight w:val="yellow"/>
            <w:rPrChange w:id="1741" w:author="Katharina Huefner" w:date="2023-05-31T23:25:00Z">
              <w:rPr/>
            </w:rPrChange>
          </w:rPr>
          <w:br/>
        </w:r>
      </w:del>
      <w:r w:rsidRPr="003206FB">
        <w:rPr>
          <w:highlight w:val="yellow"/>
          <w:rPrChange w:id="1742" w:author="Katharina Huefner" w:date="2023-05-31T23:25:00Z">
            <w:rPr/>
          </w:rPrChange>
        </w:rPr>
        <w:t xml:space="preserve">It remains to be investigated, if and how this mechanism may contribute to neurotransmitter </w:t>
      </w:r>
      <w:del w:id="1743" w:author="Katharina Huefner" w:date="2023-05-31T23:27:00Z">
        <w:r w:rsidRPr="003206FB" w:rsidDel="003569A6">
          <w:rPr>
            <w:highlight w:val="yellow"/>
            <w:rPrChange w:id="1744" w:author="Katharina Huefner" w:date="2023-05-31T23:25:00Z">
              <w:rPr/>
            </w:rPrChange>
          </w:rPr>
          <w:delText xml:space="preserve">metabolism </w:delText>
        </w:r>
      </w:del>
      <w:ins w:id="1745" w:author="Katharina Huefner" w:date="2023-05-31T23:27:00Z">
        <w:r w:rsidR="003569A6">
          <w:rPr>
            <w:highlight w:val="yellow"/>
          </w:rPr>
          <w:t xml:space="preserve">availability </w:t>
        </w:r>
      </w:ins>
      <w:r w:rsidRPr="003206FB">
        <w:rPr>
          <w:highlight w:val="yellow"/>
          <w:rPrChange w:id="1746" w:author="Katharina Huefner" w:date="2023-05-31T23:25:00Z">
            <w:rPr/>
          </w:rPrChange>
        </w:rPr>
        <w:t>in the central nervous system and, consequently, to psychiatric disorders following SARS-CoV-2 infection.</w:t>
      </w:r>
    </w:p>
    <w:p w14:paraId="6098ECBF" w14:textId="63869357" w:rsidR="003206FB" w:rsidRPr="003206FB" w:rsidDel="003569A6" w:rsidRDefault="003206FB" w:rsidP="003206FB">
      <w:pPr>
        <w:pStyle w:val="Textkrper"/>
        <w:rPr>
          <w:del w:id="1747" w:author="Katharina Huefner" w:date="2023-05-31T23:27:00Z"/>
        </w:rPr>
        <w:pPrChange w:id="1748" w:author="Katharina Huefner" w:date="2023-05-31T23:25:00Z">
          <w:pPr>
            <w:pStyle w:val="FirstParagraph"/>
          </w:pPr>
        </w:pPrChange>
      </w:pPr>
    </w:p>
    <w:p w14:paraId="767668DC" w14:textId="77777777" w:rsidR="000A374F" w:rsidRDefault="00EB098A">
      <w:r>
        <w:br w:type="page"/>
      </w:r>
    </w:p>
    <w:p w14:paraId="37A1BF3A" w14:textId="77777777" w:rsidR="000A374F" w:rsidRDefault="00EB098A">
      <w:pPr>
        <w:pStyle w:val="berschrift1"/>
      </w:pPr>
      <w:bookmarkStart w:id="1749" w:name="acknowledgements"/>
      <w:bookmarkEnd w:id="1722"/>
      <w:r>
        <w:lastRenderedPageBreak/>
        <w:t>Acknowledgements</w:t>
      </w:r>
    </w:p>
    <w:p w14:paraId="5331DEEC" w14:textId="77777777" w:rsidR="000A374F" w:rsidRDefault="00EB098A">
      <w:pPr>
        <w:pStyle w:val="FirstParagraph"/>
      </w:pPr>
      <w:r>
        <w:t>We thank all participants and patients for the participation in the study.</w:t>
      </w:r>
    </w:p>
    <w:p w14:paraId="3B41EF2F" w14:textId="77777777" w:rsidR="000A374F" w:rsidRDefault="00EB098A">
      <w:pPr>
        <w:pStyle w:val="berschrift1"/>
      </w:pPr>
      <w:bookmarkStart w:id="1750" w:name="funding"/>
      <w:bookmarkEnd w:id="1749"/>
      <w:r>
        <w:t>Funding</w:t>
      </w:r>
    </w:p>
    <w:p w14:paraId="6B81A3AE" w14:textId="77777777" w:rsidR="000A374F" w:rsidRDefault="00EB098A">
      <w:pPr>
        <w:pStyle w:val="FirstParagraph"/>
      </w:pPr>
      <w:r>
        <w:t xml:space="preserve">The study was supported by the Science Fund of the Land Tirol (grant number GZ71134 to Katharina </w:t>
      </w:r>
      <w:proofErr w:type="spellStart"/>
      <w:r>
        <w:t>Hüfner</w:t>
      </w:r>
      <w:proofErr w:type="spellEnd"/>
      <w:r>
        <w:t>).</w:t>
      </w:r>
    </w:p>
    <w:p w14:paraId="67714098" w14:textId="77777777" w:rsidR="000A374F" w:rsidRDefault="00EB098A">
      <w:pPr>
        <w:pStyle w:val="berschrift1"/>
      </w:pPr>
      <w:bookmarkStart w:id="1751" w:name="conflict-of-interest"/>
      <w:bookmarkEnd w:id="1750"/>
      <w:r>
        <w:t>Conflict of interest</w:t>
      </w:r>
    </w:p>
    <w:p w14:paraId="7EC8071E" w14:textId="77777777" w:rsidR="000A374F" w:rsidRDefault="00EB098A">
      <w:pPr>
        <w:pStyle w:val="FirstParagraph"/>
      </w:pPr>
      <w:r>
        <w:t xml:space="preserve">Katharina </w:t>
      </w:r>
      <w:proofErr w:type="spellStart"/>
      <w:r>
        <w:t>Hüfner</w:t>
      </w:r>
      <w:proofErr w:type="spellEnd"/>
      <w:r>
        <w:t xml:space="preserve"> has received research grants from Austria </w:t>
      </w:r>
      <w:proofErr w:type="spellStart"/>
      <w:r>
        <w:t>Wirtchaftsservice</w:t>
      </w:r>
      <w:proofErr w:type="spellEnd"/>
      <w:r>
        <w:t xml:space="preserve"> (AWS) and the State of Tyrol as well as lecturer’s honoraria from Forum Medizinische Fortbildung (FOMF), the Anton </w:t>
      </w:r>
      <w:proofErr w:type="spellStart"/>
      <w:r>
        <w:t>Proksch</w:t>
      </w:r>
      <w:proofErr w:type="spellEnd"/>
      <w:r>
        <w:t xml:space="preserve"> Institute and the Hospital of </w:t>
      </w:r>
      <w:proofErr w:type="spellStart"/>
      <w:r>
        <w:t>Schwaz</w:t>
      </w:r>
      <w:proofErr w:type="spellEnd"/>
      <w:r>
        <w:t>. Piotr Tymoszuk owns a data science company, Data Analytics as a Service Tirol, and receives payments from statistical data analysis, bioinformatic and scientific writing services. Other authors declare that no conflict of interest exists.</w:t>
      </w:r>
    </w:p>
    <w:p w14:paraId="5AC60C6C" w14:textId="77777777" w:rsidR="000A374F" w:rsidRDefault="00EB098A">
      <w:pPr>
        <w:pStyle w:val="berschrift1"/>
      </w:pPr>
      <w:bookmarkStart w:id="1752" w:name="data-and-code-availability"/>
      <w:bookmarkEnd w:id="1751"/>
      <w:r>
        <w:t>Data and code availability</w:t>
      </w:r>
    </w:p>
    <w:p w14:paraId="7AD77541" w14:textId="77777777" w:rsidR="000A374F" w:rsidRDefault="00EB098A">
      <w:pPr>
        <w:pStyle w:val="FirstParagraph"/>
      </w:pPr>
      <w:r>
        <w:t xml:space="preserve">Anonymized patient data will be made available upon request to the corresponding author. The INCOV cohort data are publicly available at </w:t>
      </w:r>
      <w:hyperlink r:id="rId13">
        <w:r>
          <w:rPr>
            <w:rStyle w:val="Hyperlink"/>
          </w:rPr>
          <w:t>https://data.mendeley.com/datasets/96v329bg7g/1</w:t>
        </w:r>
      </w:hyperlink>
      <w:r>
        <w:t xml:space="preserve">. The analysis pipeline code is available at </w:t>
      </w:r>
      <w:hyperlink r:id="rId14">
        <w:r>
          <w:rPr>
            <w:rStyle w:val="Hyperlink"/>
          </w:rPr>
          <w:t>https://github.com/PiotrTymoszuk/simmun</w:t>
        </w:r>
      </w:hyperlink>
      <w:r>
        <w:t>.</w:t>
      </w:r>
    </w:p>
    <w:p w14:paraId="36BA3FA4" w14:textId="77777777" w:rsidR="000A374F" w:rsidRDefault="00EB098A">
      <w:r>
        <w:br w:type="page"/>
      </w:r>
    </w:p>
    <w:p w14:paraId="22284854" w14:textId="77777777" w:rsidR="000A374F" w:rsidRDefault="00EB098A">
      <w:pPr>
        <w:pStyle w:val="berschrift1"/>
      </w:pPr>
      <w:bookmarkStart w:id="1753" w:name="tables"/>
      <w:bookmarkEnd w:id="1752"/>
      <w:r>
        <w:lastRenderedPageBreak/>
        <w:t>Tables</w:t>
      </w:r>
    </w:p>
    <w:p w14:paraId="7E6B7882" w14:textId="77777777" w:rsidR="000A374F" w:rsidRDefault="00EB098A">
      <w:pPr>
        <w:pStyle w:val="TableCaption"/>
      </w:pPr>
      <w:r>
        <w:t>Table 1: Characteristic of the local SIMMUN cohort. Numeric variables are presented as medians with interquartile ranges. Categorical variables are presented as percentages and counts within complete observation sets.</w:t>
      </w:r>
    </w:p>
    <w:tbl>
      <w:tblPr>
        <w:tblStyle w:val="Table"/>
        <w:tblW w:w="0" w:type="auto"/>
        <w:jc w:val="center"/>
        <w:tblInd w:w="0" w:type="dxa"/>
        <w:tblLayout w:type="fixed"/>
        <w:tblLook w:val="0420" w:firstRow="1" w:lastRow="0" w:firstColumn="0" w:lastColumn="0" w:noHBand="0" w:noVBand="1"/>
      </w:tblPr>
      <w:tblGrid>
        <w:gridCol w:w="2268"/>
        <w:gridCol w:w="2268"/>
        <w:gridCol w:w="2268"/>
        <w:gridCol w:w="1417"/>
        <w:gridCol w:w="1531"/>
        <w:gridCol w:w="1531"/>
      </w:tblGrid>
      <w:tr w:rsidR="000A374F" w14:paraId="5F48C7D3" w14:textId="77777777">
        <w:trPr>
          <w:tblHeader/>
          <w:jc w:val="center"/>
        </w:trPr>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FB03B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b/>
                <w:color w:val="000000"/>
                <w:sz w:val="20"/>
                <w:szCs w:val="20"/>
              </w:rPr>
              <w:t>Variable</w:t>
            </w:r>
            <w:r>
              <w:rPr>
                <w:rFonts w:ascii="Cambria" w:eastAsia="Arial" w:hAnsi="Arial" w:cs="Arial"/>
                <w:b/>
                <w:color w:val="000000"/>
                <w:sz w:val="20"/>
                <w:szCs w:val="20"/>
                <w:vertAlign w:val="superscript"/>
              </w:rPr>
              <w:t>a</w:t>
            </w:r>
            <w:proofErr w:type="spellEnd"/>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C98FD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Uninfected</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A10726" w14:textId="2AC37F13" w:rsidR="000A374F" w:rsidRDefault="00851FA1">
            <w:pPr>
              <w:pBdr>
                <w:top w:val="none" w:sz="0" w:space="0" w:color="000000"/>
                <w:left w:val="none" w:sz="0" w:space="0" w:color="000000"/>
                <w:bottom w:val="none" w:sz="0" w:space="0" w:color="000000"/>
                <w:right w:val="none" w:sz="0" w:space="0" w:color="000000"/>
              </w:pBdr>
              <w:spacing w:before="100" w:after="100"/>
              <w:ind w:left="100" w:right="100"/>
            </w:pPr>
            <w:ins w:id="1754" w:author="HÜFNER Katharina,Assoz. Prof. Priv.Doz. Dr." w:date="2023-05-28T21:03:00Z">
              <w:r>
                <w:rPr>
                  <w:rFonts w:ascii="Cambria" w:eastAsia="Arial" w:hAnsi="Arial" w:cs="Arial"/>
                  <w:b/>
                  <w:color w:val="000000"/>
                  <w:sz w:val="20"/>
                  <w:szCs w:val="20"/>
                </w:rPr>
                <w:t xml:space="preserve">Status post </w:t>
              </w:r>
            </w:ins>
            <w:r w:rsidR="00EB098A">
              <w:rPr>
                <w:rFonts w:ascii="Cambria" w:eastAsia="Arial" w:hAnsi="Arial" w:cs="Arial"/>
                <w:b/>
                <w:color w:val="000000"/>
                <w:sz w:val="20"/>
                <w:szCs w:val="20"/>
              </w:rPr>
              <w:t>SARS-CoV-2</w:t>
            </w:r>
            <w:ins w:id="1755" w:author="HÜFNER Katharina,Assoz. Prof. Priv.Doz. Dr." w:date="2023-05-28T21:03:00Z">
              <w:r>
                <w:rPr>
                  <w:rFonts w:ascii="Cambria" w:eastAsia="Arial" w:hAnsi="Arial" w:cs="Arial"/>
                  <w:b/>
                  <w:color w:val="000000"/>
                  <w:sz w:val="20"/>
                  <w:szCs w:val="20"/>
                </w:rPr>
                <w:t xml:space="preserve"> infection</w:t>
              </w:r>
            </w:ins>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9C0BEE"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Test</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827C1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b/>
                <w:color w:val="000000"/>
                <w:sz w:val="20"/>
                <w:szCs w:val="20"/>
              </w:rPr>
              <w:t>Significance</w:t>
            </w:r>
            <w:r>
              <w:rPr>
                <w:rFonts w:ascii="Cambria" w:eastAsia="Arial" w:hAnsi="Arial" w:cs="Arial"/>
                <w:b/>
                <w:color w:val="000000"/>
                <w:sz w:val="20"/>
                <w:szCs w:val="20"/>
                <w:vertAlign w:val="superscript"/>
              </w:rPr>
              <w:t>b</w:t>
            </w:r>
            <w:proofErr w:type="spellEnd"/>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DFFF0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Effect size</w:t>
            </w:r>
          </w:p>
        </w:tc>
      </w:tr>
      <w:tr w:rsidR="000A374F" w14:paraId="43707BA2" w14:textId="77777777">
        <w:trPr>
          <w:jc w:val="center"/>
        </w:trPr>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26E0A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Participants, n</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4B82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101</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98F84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64</w:t>
            </w:r>
          </w:p>
        </w:tc>
        <w:tc>
          <w:tcPr>
            <w:tcW w:w="141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795BF0"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C8DD1B"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D72342"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r>
      <w:tr w:rsidR="000A374F" w14:paraId="2648B98E"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43DBD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Sex</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55360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64% (65)</w:t>
            </w:r>
            <w:r>
              <w:rPr>
                <w:rFonts w:ascii="Cambria" w:eastAsia="Arial" w:hAnsi="Arial" w:cs="Arial"/>
                <w:color w:val="000000"/>
                <w:sz w:val="20"/>
                <w:szCs w:val="20"/>
              </w:rPr>
              <w:br/>
              <w:t>male: 36% (36)</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064E2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58% (37)</w:t>
            </w:r>
            <w:r>
              <w:rPr>
                <w:rFonts w:ascii="Cambria" w:eastAsia="Arial" w:hAnsi="Arial" w:cs="Arial"/>
                <w:color w:val="000000"/>
                <w:sz w:val="20"/>
                <w:szCs w:val="20"/>
              </w:rPr>
              <w:br/>
              <w:t>male: 42% (27)</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F052E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A95EF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AD8EB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0.066</w:t>
            </w:r>
          </w:p>
        </w:tc>
      </w:tr>
      <w:tr w:rsidR="000A374F" w14:paraId="26C48BB4"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034378"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 years</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4025F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50 [IQR: 35 - 58]</w:t>
            </w:r>
            <w:r>
              <w:rPr>
                <w:rFonts w:ascii="Cambria" w:eastAsia="Arial" w:hAnsi="Arial" w:cs="Arial"/>
                <w:color w:val="000000"/>
                <w:sz w:val="20"/>
                <w:szCs w:val="20"/>
              </w:rPr>
              <w:br/>
              <w:t>range: 18 - 69</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FE3B1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50 [IQR: 32 - 56]</w:t>
            </w:r>
            <w:r>
              <w:rPr>
                <w:rFonts w:ascii="Cambria" w:eastAsia="Arial" w:hAnsi="Arial" w:cs="Arial"/>
                <w:color w:val="000000"/>
                <w:sz w:val="20"/>
                <w:szCs w:val="20"/>
              </w:rPr>
              <w:br/>
              <w:t>range: 20 - 68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2ED06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FEE068"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F3C47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0.069</w:t>
            </w:r>
          </w:p>
        </w:tc>
      </w:tr>
      <w:tr w:rsidR="000A374F" w14:paraId="53C3BF9E"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30520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Body mass </w:t>
            </w:r>
            <w:proofErr w:type="spellStart"/>
            <w:r>
              <w:rPr>
                <w:rFonts w:ascii="Cambria" w:eastAsia="Arial" w:hAnsi="Arial" w:cs="Arial"/>
                <w:color w:val="000000"/>
                <w:sz w:val="20"/>
                <w:szCs w:val="20"/>
              </w:rPr>
              <w:t>class</w:t>
            </w:r>
            <w:r>
              <w:rPr>
                <w:rFonts w:ascii="Cambria" w:eastAsia="Arial" w:hAnsi="Arial" w:cs="Arial"/>
                <w:color w:val="000000"/>
                <w:sz w:val="20"/>
                <w:szCs w:val="20"/>
                <w:vertAlign w:val="superscript"/>
              </w:rPr>
              <w:t>c</w:t>
            </w:r>
            <w:proofErr w:type="spellEnd"/>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C6D37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53% (54)</w:t>
            </w:r>
            <w:r>
              <w:rPr>
                <w:rFonts w:ascii="Cambria" w:eastAsia="Arial" w:hAnsi="Arial" w:cs="Arial"/>
                <w:color w:val="000000"/>
                <w:sz w:val="20"/>
                <w:szCs w:val="20"/>
              </w:rPr>
              <w:br/>
              <w:t>overweight: 32% (32)</w:t>
            </w:r>
            <w:r>
              <w:rPr>
                <w:rFonts w:ascii="Cambria" w:eastAsia="Arial" w:hAnsi="Arial" w:cs="Arial"/>
                <w:color w:val="000000"/>
                <w:sz w:val="20"/>
                <w:szCs w:val="20"/>
              </w:rPr>
              <w:br/>
              <w:t>obesity: 15% (15)</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AC6E8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53% (34)</w:t>
            </w:r>
            <w:r>
              <w:rPr>
                <w:rFonts w:ascii="Cambria" w:eastAsia="Arial" w:hAnsi="Arial" w:cs="Arial"/>
                <w:color w:val="000000"/>
                <w:sz w:val="20"/>
                <w:szCs w:val="20"/>
              </w:rPr>
              <w:br/>
              <w:t>overweight: 27% (17)</w:t>
            </w:r>
            <w:r>
              <w:rPr>
                <w:rFonts w:ascii="Cambria" w:eastAsia="Arial" w:hAnsi="Arial" w:cs="Arial"/>
                <w:color w:val="000000"/>
                <w:sz w:val="20"/>
                <w:szCs w:val="20"/>
              </w:rPr>
              <w:br/>
              <w:t>obesity: 20%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18FE2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DAA7C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0.6)</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62A0E9"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0.079</w:t>
            </w:r>
          </w:p>
        </w:tc>
      </w:tr>
      <w:tr w:rsidR="000A374F" w14:paraId="0463D96A"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9AFA5A"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Physical disorder</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82FC0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54% (55)</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0B6E43"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45% (29)</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91D26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40F5D5"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23CC5C"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0.089</w:t>
            </w:r>
          </w:p>
        </w:tc>
      </w:tr>
      <w:tr w:rsidR="000A374F" w14:paraId="2F034911"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9871E1" w14:textId="3B987FAF" w:rsidR="000A374F" w:rsidRDefault="00851FA1">
            <w:pPr>
              <w:pBdr>
                <w:top w:val="none" w:sz="0" w:space="0" w:color="000000"/>
                <w:left w:val="none" w:sz="0" w:space="0" w:color="000000"/>
                <w:bottom w:val="none" w:sz="0" w:space="0" w:color="000000"/>
                <w:right w:val="none" w:sz="0" w:space="0" w:color="000000"/>
              </w:pBdr>
              <w:spacing w:before="100" w:after="100"/>
              <w:ind w:left="100" w:right="100"/>
            </w:pPr>
            <w:ins w:id="1756" w:author="HÜFNER Katharina,Assoz. Prof. Priv.Doz. Dr." w:date="2023-05-28T21:03:00Z">
              <w:r>
                <w:rPr>
                  <w:rFonts w:ascii="Cambria" w:eastAsia="Arial" w:hAnsi="Arial" w:cs="Arial"/>
                  <w:color w:val="000000"/>
                  <w:sz w:val="20"/>
                  <w:szCs w:val="20"/>
                </w:rPr>
                <w:t>Mental</w:t>
              </w:r>
            </w:ins>
            <w:del w:id="1757" w:author="HÜFNER Katharina,Assoz. Prof. Priv.Doz. Dr." w:date="2023-05-28T21:03:00Z">
              <w:r w:rsidR="00EB098A" w:rsidDel="00851FA1">
                <w:rPr>
                  <w:rFonts w:ascii="Cambria" w:eastAsia="Arial" w:hAnsi="Arial" w:cs="Arial"/>
                  <w:color w:val="000000"/>
                  <w:sz w:val="20"/>
                  <w:szCs w:val="20"/>
                </w:rPr>
                <w:delText>Psychiatric</w:delText>
              </w:r>
            </w:del>
            <w:r w:rsidR="00EB098A">
              <w:rPr>
                <w:rFonts w:ascii="Cambria" w:eastAsia="Arial" w:hAnsi="Arial" w:cs="Arial"/>
                <w:color w:val="000000"/>
                <w:sz w:val="20"/>
                <w:szCs w:val="20"/>
              </w:rPr>
              <w:t xml:space="preserve"> disorder</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558B5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50% (50)</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CEA6A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28% (18)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DD052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1C706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0.021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01BB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0.21</w:t>
            </w:r>
          </w:p>
        </w:tc>
      </w:tr>
      <w:tr w:rsidR="000A374F" w14:paraId="79EEDEC0"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16DD0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anxiety score</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294250"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57% (58)</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43% (43)</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E1AD7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80% (51)</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20%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C85CC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9B76F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0.013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2F983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0.23</w:t>
            </w:r>
          </w:p>
        </w:tc>
      </w:tr>
      <w:tr w:rsidR="000A374F" w14:paraId="14337D94"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E4601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4815D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69% (70)</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31% (31)</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79F899"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84% (54)</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16% (10)</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42E138"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C700C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0.078)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76A20C"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0.17</w:t>
            </w:r>
          </w:p>
        </w:tc>
      </w:tr>
      <w:tr w:rsidR="000A374F" w14:paraId="6814CA47"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655ABA" w14:textId="13D72069" w:rsidR="000A374F" w:rsidRDefault="00851FA1">
            <w:pPr>
              <w:pBdr>
                <w:top w:val="none" w:sz="0" w:space="0" w:color="000000"/>
                <w:left w:val="none" w:sz="0" w:space="0" w:color="000000"/>
                <w:bottom w:val="none" w:sz="0" w:space="0" w:color="000000"/>
                <w:right w:val="none" w:sz="0" w:space="0" w:color="000000"/>
              </w:pBdr>
              <w:spacing w:before="100" w:after="100"/>
              <w:ind w:left="100" w:right="100"/>
            </w:pPr>
            <w:proofErr w:type="spellStart"/>
            <w:ins w:id="1758" w:author="HÜFNER Katharina,Assoz. Prof. Priv.Doz. Dr." w:date="2023-05-28T21:03:00Z">
              <w:r>
                <w:rPr>
                  <w:rFonts w:ascii="Cambria" w:eastAsia="Arial" w:hAnsi="Arial" w:cs="Arial"/>
                  <w:color w:val="000000"/>
                  <w:sz w:val="20"/>
                  <w:szCs w:val="20"/>
                </w:rPr>
                <w:t>Clincally</w:t>
              </w:r>
              <w:proofErr w:type="spellEnd"/>
              <w:r>
                <w:rPr>
                  <w:rFonts w:ascii="Cambria" w:eastAsia="Arial" w:hAnsi="Arial" w:cs="Arial"/>
                  <w:color w:val="000000"/>
                  <w:sz w:val="20"/>
                  <w:szCs w:val="20"/>
                </w:rPr>
                <w:t xml:space="preserve"> relevant </w:t>
              </w:r>
              <w:proofErr w:type="spellStart"/>
              <w:r>
                <w:rPr>
                  <w:rFonts w:ascii="Cambria" w:eastAsia="Arial" w:hAnsi="Arial" w:cs="Arial"/>
                  <w:color w:val="000000"/>
                  <w:sz w:val="20"/>
                  <w:szCs w:val="20"/>
                </w:rPr>
                <w:t>symtpoms</w:t>
              </w:r>
              <w:proofErr w:type="spellEnd"/>
              <w:r>
                <w:rPr>
                  <w:rFonts w:ascii="Cambria" w:eastAsia="Arial" w:hAnsi="Arial" w:cs="Arial"/>
                  <w:color w:val="000000"/>
                  <w:sz w:val="20"/>
                  <w:szCs w:val="20"/>
                </w:rPr>
                <w:t xml:space="preserve"> of d</w:t>
              </w:r>
            </w:ins>
            <w:del w:id="1759" w:author="HÜFNER Katharina,Assoz. Prof. Priv.Doz. Dr." w:date="2023-05-28T21:03:00Z">
              <w:r w:rsidR="00EB098A" w:rsidDel="00851FA1">
                <w:rPr>
                  <w:rFonts w:ascii="Cambria" w:eastAsia="Arial" w:hAnsi="Arial" w:cs="Arial"/>
                  <w:color w:val="000000"/>
                  <w:sz w:val="20"/>
                  <w:szCs w:val="20"/>
                </w:rPr>
                <w:delText>D</w:delText>
              </w:r>
            </w:del>
            <w:r w:rsidR="00EB098A">
              <w:rPr>
                <w:rFonts w:ascii="Cambria" w:eastAsia="Arial" w:hAnsi="Arial" w:cs="Arial"/>
                <w:color w:val="000000"/>
                <w:sz w:val="20"/>
                <w:szCs w:val="20"/>
              </w:rPr>
              <w:t xml:space="preserve">epression or anxiety signs, HADS </w:t>
            </w:r>
            <w:r w:rsidR="00EB098A">
              <w:rPr>
                <w:rFonts w:ascii="Cambria" w:eastAsia="Arial" w:hAnsi="Arial" w:cs="Arial"/>
                <w:color w:val="000000"/>
                <w:sz w:val="20"/>
                <w:szCs w:val="20"/>
              </w:rPr>
              <w:t>≥</w:t>
            </w:r>
            <w:r w:rsidR="00EB098A">
              <w:rPr>
                <w:rFonts w:ascii="Cambria" w:eastAsia="Arial" w:hAnsi="Arial" w:cs="Arial"/>
                <w:color w:val="000000"/>
                <w:sz w:val="20"/>
                <w:szCs w:val="20"/>
              </w:rPr>
              <w:t xml:space="preserve"> 8</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5661BE"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45% (45)</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F09D8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20%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D70B6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DDF27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0.0078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ACB7D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0.25</w:t>
            </w:r>
          </w:p>
        </w:tc>
      </w:tr>
      <w:tr w:rsidR="000A374F" w14:paraId="7CBA740E"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A10194" w14:textId="39843026"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PSS-4</w:t>
            </w:r>
            <w:ins w:id="1760" w:author="HÜFNER Katharina,Assoz. Prof. Priv.Doz. Dr." w:date="2023-05-28T21:04:00Z">
              <w:r w:rsidR="00851FA1">
                <w:rPr>
                  <w:rFonts w:ascii="Cambria" w:eastAsia="Arial" w:hAnsi="Arial" w:cs="Arial"/>
                  <w:color w:val="000000"/>
                  <w:sz w:val="20"/>
                  <w:szCs w:val="20"/>
                </w:rPr>
                <w:t xml:space="preserve"> mental</w:t>
              </w:r>
            </w:ins>
            <w:r>
              <w:rPr>
                <w:rFonts w:ascii="Cambria" w:eastAsia="Arial" w:hAnsi="Arial" w:cs="Arial"/>
                <w:color w:val="000000"/>
                <w:sz w:val="20"/>
                <w:szCs w:val="20"/>
              </w:rPr>
              <w:t xml:space="preserve"> stress score</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C640F0"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 [IQR: 3 - 9]</w:t>
            </w:r>
            <w:r>
              <w:rPr>
                <w:rFonts w:ascii="Cambria" w:eastAsia="Arial" w:hAnsi="Arial" w:cs="Arial"/>
                <w:color w:val="000000"/>
                <w:sz w:val="20"/>
                <w:szCs w:val="20"/>
              </w:rPr>
              <w:br/>
              <w:t>range: 0 - 14</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B61D8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 [IQR: 3 - 8]</w:t>
            </w:r>
            <w:r>
              <w:rPr>
                <w:rFonts w:ascii="Cambria" w:eastAsia="Arial" w:hAnsi="Arial" w:cs="Arial"/>
                <w:color w:val="000000"/>
                <w:sz w:val="20"/>
                <w:szCs w:val="20"/>
              </w:rPr>
              <w:br/>
              <w:t>range: 1 - 13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982115"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39F65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0.33)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ABA3D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0.095</w:t>
            </w:r>
          </w:p>
        </w:tc>
      </w:tr>
      <w:tr w:rsidR="000A374F" w14:paraId="792C2BEF"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03395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anti-RBD SARS-CoV-2, IgG, AU</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BAB88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0.31 [IQR: 0.28 - 0.34]</w:t>
            </w:r>
            <w:r>
              <w:rPr>
                <w:rFonts w:ascii="Cambria" w:eastAsia="Arial" w:hAnsi="Arial" w:cs="Arial"/>
                <w:color w:val="000000"/>
                <w:sz w:val="20"/>
                <w:szCs w:val="20"/>
              </w:rPr>
              <w:br/>
              <w:t>range: 0.21 - 0.99</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47218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16 [IQR: 14 - 17]</w:t>
            </w:r>
            <w:r>
              <w:rPr>
                <w:rFonts w:ascii="Cambria" w:eastAsia="Arial" w:hAnsi="Arial" w:cs="Arial"/>
                <w:color w:val="000000"/>
                <w:sz w:val="20"/>
                <w:szCs w:val="20"/>
              </w:rPr>
              <w:br/>
              <w:t>range: 0.42 - 20</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DD771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2E2808"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C2BF2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0.84</w:t>
            </w:r>
          </w:p>
        </w:tc>
      </w:tr>
      <w:tr w:rsidR="000A374F" w14:paraId="228A83DD" w14:textId="77777777">
        <w:trPr>
          <w:jc w:val="center"/>
        </w:trPr>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9E57E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COVID-19 severity</w:t>
            </w: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9EF7F0"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9A5C7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ambulatory: 73% (47)</w:t>
            </w:r>
            <w:r>
              <w:rPr>
                <w:rFonts w:ascii="Cambria" w:eastAsia="Arial" w:hAnsi="Arial" w:cs="Arial"/>
                <w:color w:val="000000"/>
                <w:sz w:val="20"/>
                <w:szCs w:val="20"/>
              </w:rPr>
              <w:br/>
              <w:t>hospitalized: 27% (17)</w:t>
            </w:r>
          </w:p>
        </w:tc>
        <w:tc>
          <w:tcPr>
            <w:tcW w:w="141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D96C55"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E00E0"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145EED"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r>
      <w:tr w:rsidR="000A374F" w14:paraId="69C7EA6B" w14:textId="77777777">
        <w:trPr>
          <w:jc w:val="center"/>
        </w:trPr>
        <w:tc>
          <w:tcPr>
            <w:tcW w:w="11283"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F17FF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t>a</w:t>
            </w:r>
            <w:r>
              <w:rPr>
                <w:rFonts w:ascii="Cambria" w:eastAsia="Arial" w:hAnsi="Arial" w:cs="Arial"/>
                <w:color w:val="000000"/>
                <w:sz w:val="20"/>
                <w:szCs w:val="20"/>
              </w:rPr>
              <w:t>HADS</w:t>
            </w:r>
            <w:proofErr w:type="spellEnd"/>
            <w:r>
              <w:rPr>
                <w:rFonts w:ascii="Cambria" w:eastAsia="Arial" w:hAnsi="Arial" w:cs="Arial"/>
                <w:color w:val="000000"/>
                <w:sz w:val="20"/>
                <w:szCs w:val="20"/>
              </w:rPr>
              <w:t xml:space="preserve">: hospital anxiety and depression scale; PSS-4: perceived stress scale, 4 item; RBD: receptor binding domain; IgG: immunoglobulin gamma; AU: arbitrary </w:t>
            </w:r>
            <w:proofErr w:type="spellStart"/>
            <w:r>
              <w:rPr>
                <w:rFonts w:ascii="Cambria" w:eastAsia="Arial" w:hAnsi="Arial" w:cs="Arial"/>
                <w:color w:val="000000"/>
                <w:sz w:val="20"/>
                <w:szCs w:val="20"/>
              </w:rPr>
              <w:t>urnits</w:t>
            </w:r>
            <w:proofErr w:type="spellEnd"/>
            <w:r>
              <w:rPr>
                <w:rFonts w:ascii="Cambria" w:eastAsia="Arial" w:hAnsi="Arial" w:cs="Arial"/>
                <w:color w:val="000000"/>
                <w:sz w:val="20"/>
                <w:szCs w:val="20"/>
              </w:rPr>
              <w:t>.</w:t>
            </w:r>
          </w:p>
        </w:tc>
      </w:tr>
      <w:tr w:rsidR="000A374F" w14:paraId="7DDEBE43" w14:textId="77777777">
        <w:trPr>
          <w:jc w:val="center"/>
        </w:trPr>
        <w:tc>
          <w:tcPr>
            <w:tcW w:w="1128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78FF1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t>b</w:t>
            </w:r>
            <w:r>
              <w:rPr>
                <w:rFonts w:ascii="Cambria" w:eastAsia="Arial" w:hAnsi="Arial" w:cs="Arial"/>
                <w:color w:val="000000"/>
                <w:sz w:val="20"/>
                <w:szCs w:val="20"/>
              </w:rPr>
              <w:t>corrected</w:t>
            </w:r>
            <w:proofErr w:type="spellEnd"/>
            <w:r>
              <w:rPr>
                <w:rFonts w:ascii="Cambria" w:eastAsia="Arial" w:hAnsi="Arial" w:cs="Arial"/>
                <w:color w:val="000000"/>
                <w:sz w:val="20"/>
                <w:szCs w:val="20"/>
              </w:rPr>
              <w:t xml:space="preserve"> for multiple testing with the false discovery rate method.</w:t>
            </w:r>
          </w:p>
        </w:tc>
      </w:tr>
      <w:tr w:rsidR="000A374F" w14:paraId="67282A9A" w14:textId="77777777">
        <w:trPr>
          <w:jc w:val="center"/>
        </w:trPr>
        <w:tc>
          <w:tcPr>
            <w:tcW w:w="1128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361749"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t>c</w:t>
            </w:r>
            <w:r>
              <w:rPr>
                <w:rFonts w:ascii="Cambria" w:eastAsia="Arial" w:hAnsi="Arial" w:cs="Arial"/>
                <w:color w:val="000000"/>
                <w:sz w:val="20"/>
                <w:szCs w:val="20"/>
              </w:rPr>
              <w:t>overweight</w:t>
            </w:r>
            <w:proofErr w:type="spellEnd"/>
            <w:r>
              <w:rPr>
                <w:rFonts w:ascii="Cambria" w:eastAsia="Arial" w:hAnsi="Arial" w:cs="Arial"/>
                <w:color w:val="000000"/>
                <w:sz w:val="20"/>
                <w:szCs w:val="20"/>
              </w:rPr>
              <w:t>: body mass index (BMI) 25 - 30 kg/m</w:t>
            </w:r>
            <w:r>
              <w:rPr>
                <w:rFonts w:ascii="Cambria" w:eastAsia="Arial" w:hAnsi="Arial" w:cs="Arial"/>
                <w:color w:val="000000"/>
                <w:sz w:val="20"/>
                <w:szCs w:val="20"/>
              </w:rPr>
              <w:t>²</w:t>
            </w:r>
            <w:r>
              <w:rPr>
                <w:rFonts w:ascii="Cambria" w:eastAsia="Arial" w:hAnsi="Arial" w:cs="Arial"/>
                <w:color w:val="000000"/>
                <w:sz w:val="20"/>
                <w:szCs w:val="20"/>
              </w:rPr>
              <w:t>; obesity: BMI &gt; 30 kg/m</w:t>
            </w:r>
            <w:r>
              <w:rPr>
                <w:rFonts w:ascii="Cambria" w:eastAsia="Arial" w:hAnsi="Arial" w:cs="Arial"/>
                <w:color w:val="000000"/>
                <w:sz w:val="20"/>
                <w:szCs w:val="20"/>
              </w:rPr>
              <w:t>²</w:t>
            </w:r>
          </w:p>
        </w:tc>
      </w:tr>
    </w:tbl>
    <w:p w14:paraId="0AF7430B" w14:textId="77777777" w:rsidR="000A374F" w:rsidRDefault="00EB098A">
      <w:r>
        <w:lastRenderedPageBreak/>
        <w:br w:type="page"/>
      </w:r>
    </w:p>
    <w:p w14:paraId="4AD3C274" w14:textId="77777777" w:rsidR="000A374F" w:rsidRDefault="00EB098A">
      <w:pPr>
        <w:pStyle w:val="TableCaption"/>
      </w:pPr>
      <w:r>
        <w:lastRenderedPageBreak/>
        <w:t>Table 2: Characteristic of the INCOV cohort. Numeric variables are presented as medians with interquartile ranges. Categorical variables are presented as percentages and counts within complete observation sets.</w:t>
      </w:r>
    </w:p>
    <w:tbl>
      <w:tblPr>
        <w:tblStyle w:val="Table"/>
        <w:tblW w:w="0" w:type="auto"/>
        <w:jc w:val="center"/>
        <w:tblInd w:w="0" w:type="dxa"/>
        <w:tblLayout w:type="fixed"/>
        <w:tblLook w:val="0420" w:firstRow="1" w:lastRow="0" w:firstColumn="0" w:lastColumn="0" w:noHBand="0" w:noVBand="1"/>
      </w:tblPr>
      <w:tblGrid>
        <w:gridCol w:w="2268"/>
        <w:gridCol w:w="2268"/>
        <w:gridCol w:w="2268"/>
        <w:gridCol w:w="1417"/>
        <w:gridCol w:w="1531"/>
        <w:gridCol w:w="1531"/>
      </w:tblGrid>
      <w:tr w:rsidR="000A374F" w14:paraId="4CF51BE0" w14:textId="77777777">
        <w:trPr>
          <w:tblHeader/>
          <w:jc w:val="center"/>
        </w:trPr>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D7C49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9DB6A3"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Uninfected</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466A0" w14:textId="36697A85"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SARS-CoV-2</w:t>
            </w:r>
            <w:ins w:id="1761" w:author="HÜFNER Katharina,Assoz. Prof. Priv.Doz. Dr." w:date="2023-05-28T21:04:00Z">
              <w:r w:rsidR="001C5A28">
                <w:rPr>
                  <w:rFonts w:ascii="Cambria" w:eastAsia="Arial" w:hAnsi="Arial" w:cs="Arial"/>
                  <w:b/>
                  <w:color w:val="000000"/>
                  <w:sz w:val="20"/>
                  <w:szCs w:val="20"/>
                </w:rPr>
                <w:t xml:space="preserve"> infected</w:t>
              </w:r>
            </w:ins>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91F90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Test</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0BEA9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2B921"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Effect size</w:t>
            </w:r>
          </w:p>
        </w:tc>
      </w:tr>
      <w:tr w:rsidR="000A374F" w14:paraId="09A732C7" w14:textId="77777777">
        <w:trPr>
          <w:jc w:val="center"/>
        </w:trPr>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3B4800"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Participants, n</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4609D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27</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F4F918"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140</w:t>
            </w:r>
          </w:p>
        </w:tc>
        <w:tc>
          <w:tcPr>
            <w:tcW w:w="141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04BBBA"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A29646"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6BF51D"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r>
      <w:tr w:rsidR="000A374F" w14:paraId="7BA57443"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53BC94"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Sex</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767420"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56% (15)</w:t>
            </w:r>
            <w:r>
              <w:rPr>
                <w:rFonts w:ascii="Cambria" w:eastAsia="Arial" w:hAnsi="Arial" w:cs="Arial"/>
                <w:color w:val="000000"/>
                <w:sz w:val="20"/>
                <w:szCs w:val="20"/>
              </w:rPr>
              <w:br/>
              <w:t>male: 44% (12)</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51BAE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41% (58)</w:t>
            </w:r>
            <w:r>
              <w:rPr>
                <w:rFonts w:ascii="Cambria" w:eastAsia="Arial" w:hAnsi="Arial" w:cs="Arial"/>
                <w:color w:val="000000"/>
                <w:sz w:val="20"/>
                <w:szCs w:val="20"/>
              </w:rPr>
              <w:br/>
              <w:t>male: 59% (82)</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7D04FE"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35578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0.25)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6B5B9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0.1</w:t>
            </w:r>
          </w:p>
        </w:tc>
      </w:tr>
      <w:tr w:rsidR="000A374F" w14:paraId="137F3701"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6A2853"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Age, </w:t>
            </w:r>
            <w:proofErr w:type="spellStart"/>
            <w:r>
              <w:rPr>
                <w:rFonts w:ascii="Cambria" w:eastAsia="Arial" w:hAnsi="Arial" w:cs="Arial"/>
                <w:color w:val="000000"/>
                <w:sz w:val="20"/>
                <w:szCs w:val="20"/>
              </w:rPr>
              <w:t>years</w:t>
            </w:r>
            <w:r>
              <w:rPr>
                <w:rFonts w:ascii="Cambria" w:eastAsia="Arial" w:hAnsi="Arial" w:cs="Arial"/>
                <w:color w:val="000000"/>
                <w:sz w:val="20"/>
                <w:szCs w:val="20"/>
                <w:vertAlign w:val="superscript"/>
              </w:rPr>
              <w:t>a</w:t>
            </w:r>
            <w:proofErr w:type="spellEnd"/>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99C6E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56 [IQR: 49 - 60]</w:t>
            </w:r>
            <w:r>
              <w:rPr>
                <w:rFonts w:ascii="Cambria" w:eastAsia="Arial" w:hAnsi="Arial" w:cs="Arial"/>
                <w:color w:val="000000"/>
                <w:sz w:val="20"/>
                <w:szCs w:val="20"/>
              </w:rPr>
              <w:br/>
              <w:t>range: 32 - 70</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70621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62 [IQR: 48 - 73]</w:t>
            </w:r>
            <w:r>
              <w:rPr>
                <w:rFonts w:ascii="Cambria" w:eastAsia="Arial" w:hAnsi="Arial" w:cs="Arial"/>
                <w:color w:val="000000"/>
                <w:sz w:val="20"/>
                <w:szCs w:val="20"/>
              </w:rPr>
              <w:br/>
              <w:t>range: 26 - 89</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6FBB7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Mann-Whitney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78678D"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0.044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296E75"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0.17</w:t>
            </w:r>
          </w:p>
        </w:tc>
      </w:tr>
      <w:tr w:rsidR="000A374F" w14:paraId="0965FDD9"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6DD33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Body mass class</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4BD0A0"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44% (12)</w:t>
            </w:r>
            <w:r>
              <w:rPr>
                <w:rFonts w:ascii="Cambria" w:eastAsia="Arial" w:hAnsi="Arial" w:cs="Arial"/>
                <w:color w:val="000000"/>
                <w:sz w:val="20"/>
                <w:szCs w:val="20"/>
              </w:rPr>
              <w:br/>
              <w:t>overweight: 22% (6)</w:t>
            </w:r>
            <w:r>
              <w:rPr>
                <w:rFonts w:ascii="Cambria" w:eastAsia="Arial" w:hAnsi="Arial" w:cs="Arial"/>
                <w:color w:val="000000"/>
                <w:sz w:val="20"/>
                <w:szCs w:val="20"/>
              </w:rPr>
              <w:br/>
              <w:t>obesity: 33% (9)</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8F4B1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26% (36)</w:t>
            </w:r>
            <w:r>
              <w:rPr>
                <w:rFonts w:ascii="Cambria" w:eastAsia="Arial" w:hAnsi="Arial" w:cs="Arial"/>
                <w:color w:val="000000"/>
                <w:sz w:val="20"/>
                <w:szCs w:val="20"/>
              </w:rPr>
              <w:br/>
              <w:t>overweight: 36% (51)</w:t>
            </w:r>
            <w:r>
              <w:rPr>
                <w:rFonts w:ascii="Cambria" w:eastAsia="Arial" w:hAnsi="Arial" w:cs="Arial"/>
                <w:color w:val="000000"/>
                <w:sz w:val="20"/>
                <w:szCs w:val="20"/>
              </w:rPr>
              <w:br/>
              <w:t>obesity: 38% (53)</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40775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2F111B"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0.17)</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B0241C"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0.16</w:t>
            </w:r>
          </w:p>
        </w:tc>
      </w:tr>
      <w:tr w:rsidR="000A374F" w14:paraId="5A0C1F9B"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C81FBC"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rPr>
              <w:t>Ethnics</w:t>
            </w:r>
            <w:r>
              <w:rPr>
                <w:rFonts w:ascii="Cambria" w:eastAsia="Arial" w:hAnsi="Arial" w:cs="Arial"/>
                <w:color w:val="000000"/>
                <w:sz w:val="20"/>
                <w:szCs w:val="20"/>
                <w:vertAlign w:val="superscript"/>
              </w:rPr>
              <w:t>b</w:t>
            </w:r>
            <w:proofErr w:type="spellEnd"/>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764817"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Asian: 0% (0)</w:t>
            </w:r>
            <w:r>
              <w:rPr>
                <w:rFonts w:ascii="Cambria" w:eastAsia="Arial" w:hAnsi="Arial" w:cs="Arial"/>
                <w:color w:val="000000"/>
                <w:sz w:val="20"/>
                <w:szCs w:val="20"/>
              </w:rPr>
              <w:br/>
              <w:t>Black or African-American: 12% (3)</w:t>
            </w:r>
            <w:r>
              <w:rPr>
                <w:rFonts w:ascii="Cambria" w:eastAsia="Arial" w:hAnsi="Arial" w:cs="Arial"/>
                <w:color w:val="000000"/>
                <w:sz w:val="20"/>
                <w:szCs w:val="20"/>
              </w:rPr>
              <w:br/>
              <w:t>White: 88% (21)</w:t>
            </w:r>
            <w:r>
              <w:rPr>
                <w:rFonts w:ascii="Cambria" w:eastAsia="Arial" w:hAnsi="Arial" w:cs="Arial"/>
                <w:color w:val="000000"/>
                <w:sz w:val="20"/>
                <w:szCs w:val="20"/>
              </w:rPr>
              <w:br/>
              <w:t>Other: 0% (0)</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B8573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Asian: 16% (22)</w:t>
            </w:r>
            <w:r>
              <w:rPr>
                <w:rFonts w:ascii="Cambria" w:eastAsia="Arial" w:hAnsi="Arial" w:cs="Arial"/>
                <w:color w:val="000000"/>
                <w:sz w:val="20"/>
                <w:szCs w:val="20"/>
              </w:rPr>
              <w:br/>
              <w:t>Black or African-American: 9.3% (13)</w:t>
            </w:r>
            <w:r>
              <w:rPr>
                <w:rFonts w:ascii="Cambria" w:eastAsia="Arial" w:hAnsi="Arial" w:cs="Arial"/>
                <w:color w:val="000000"/>
                <w:sz w:val="20"/>
                <w:szCs w:val="20"/>
              </w:rPr>
              <w:br/>
              <w:t>White: 46% (65)</w:t>
            </w:r>
            <w:r>
              <w:rPr>
                <w:rFonts w:ascii="Cambria" w:eastAsia="Arial" w:hAnsi="Arial" w:cs="Arial"/>
                <w:color w:val="000000"/>
                <w:sz w:val="20"/>
                <w:szCs w:val="20"/>
              </w:rPr>
              <w:br/>
              <w:t>Other: 29% (40)</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F605E2"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r>
              <w:rPr>
                <w:rFonts w:ascii="Cambria" w:eastAsia="Arial" w:hAnsi="Arial" w:cs="Arial"/>
                <w:color w:val="000000"/>
                <w:sz w:val="20"/>
                <w:szCs w:val="20"/>
              </w:rPr>
              <w:t xml:space="preserve"> </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4C9E86"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0.0013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6A31FA"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0.33</w:t>
            </w:r>
          </w:p>
        </w:tc>
      </w:tr>
      <w:tr w:rsidR="000A374F" w14:paraId="7F2D5344" w14:textId="77777777">
        <w:trPr>
          <w:jc w:val="center"/>
        </w:trPr>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256AB5"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COVID-19 severity</w:t>
            </w: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7B5CBA"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A0FD2C"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mild: 2.9% (4)</w:t>
            </w:r>
            <w:r>
              <w:rPr>
                <w:rFonts w:ascii="Cambria" w:eastAsia="Arial" w:hAnsi="Arial" w:cs="Arial"/>
                <w:color w:val="000000"/>
                <w:sz w:val="20"/>
                <w:szCs w:val="20"/>
              </w:rPr>
              <w:br/>
              <w:t>moderate: 59% (83)</w:t>
            </w:r>
            <w:r>
              <w:rPr>
                <w:rFonts w:ascii="Cambria" w:eastAsia="Arial" w:hAnsi="Arial" w:cs="Arial"/>
                <w:color w:val="000000"/>
                <w:sz w:val="20"/>
                <w:szCs w:val="20"/>
              </w:rPr>
              <w:br/>
              <w:t>severe: 25% (35)</w:t>
            </w:r>
            <w:r>
              <w:rPr>
                <w:rFonts w:ascii="Cambria" w:eastAsia="Arial" w:hAnsi="Arial" w:cs="Arial"/>
                <w:color w:val="000000"/>
                <w:sz w:val="20"/>
                <w:szCs w:val="20"/>
              </w:rPr>
              <w:br/>
              <w:t>critical: 13% (18)</w:t>
            </w:r>
          </w:p>
        </w:tc>
        <w:tc>
          <w:tcPr>
            <w:tcW w:w="141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1D6444"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9C5208"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03C1C3" w14:textId="77777777" w:rsidR="000A374F" w:rsidRDefault="000A374F">
            <w:pPr>
              <w:pBdr>
                <w:top w:val="none" w:sz="0" w:space="0" w:color="000000"/>
                <w:left w:val="none" w:sz="0" w:space="0" w:color="000000"/>
                <w:bottom w:val="none" w:sz="0" w:space="0" w:color="000000"/>
                <w:right w:val="none" w:sz="0" w:space="0" w:color="000000"/>
              </w:pBdr>
              <w:spacing w:before="100" w:after="100"/>
              <w:ind w:left="100" w:right="100"/>
            </w:pPr>
          </w:p>
        </w:tc>
      </w:tr>
      <w:tr w:rsidR="000A374F" w14:paraId="21FAECA2" w14:textId="77777777">
        <w:trPr>
          <w:jc w:val="center"/>
        </w:trPr>
        <w:tc>
          <w:tcPr>
            <w:tcW w:w="11283"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E05A75"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t>a</w:t>
            </w:r>
            <w:r>
              <w:rPr>
                <w:rFonts w:ascii="Cambria" w:eastAsia="Arial" w:hAnsi="Arial" w:cs="Arial"/>
                <w:color w:val="000000"/>
                <w:sz w:val="20"/>
                <w:szCs w:val="20"/>
              </w:rPr>
              <w:t>overweight</w:t>
            </w:r>
            <w:proofErr w:type="spellEnd"/>
            <w:r>
              <w:rPr>
                <w:rFonts w:ascii="Cambria" w:eastAsia="Arial" w:hAnsi="Arial" w:cs="Arial"/>
                <w:color w:val="000000"/>
                <w:sz w:val="20"/>
                <w:szCs w:val="20"/>
              </w:rPr>
              <w:t>: body mass index (BMI) 25 - 30 kg/mm</w:t>
            </w:r>
            <w:r>
              <w:rPr>
                <w:rFonts w:ascii="Cambria" w:eastAsia="Arial" w:hAnsi="Arial" w:cs="Arial"/>
                <w:color w:val="000000"/>
                <w:sz w:val="20"/>
                <w:szCs w:val="20"/>
              </w:rPr>
              <w:t>²</w:t>
            </w:r>
            <w:r>
              <w:rPr>
                <w:rFonts w:ascii="Cambria" w:eastAsia="Arial" w:hAnsi="Arial" w:cs="Arial"/>
                <w:color w:val="000000"/>
                <w:sz w:val="20"/>
                <w:szCs w:val="20"/>
              </w:rPr>
              <w:t>, obesity: BMI &gt; 30 kg/mm</w:t>
            </w:r>
            <w:r>
              <w:rPr>
                <w:rFonts w:ascii="Cambria" w:eastAsia="Arial" w:hAnsi="Arial" w:cs="Arial"/>
                <w:color w:val="000000"/>
                <w:sz w:val="20"/>
                <w:szCs w:val="20"/>
              </w:rPr>
              <w:t>²</w:t>
            </w:r>
          </w:p>
        </w:tc>
      </w:tr>
      <w:tr w:rsidR="000A374F" w14:paraId="79DD43EA" w14:textId="77777777">
        <w:trPr>
          <w:jc w:val="center"/>
        </w:trPr>
        <w:tc>
          <w:tcPr>
            <w:tcW w:w="1128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54CA2F" w14:textId="77777777" w:rsidR="000A374F" w:rsidRDefault="00EB098A">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t>b</w:t>
            </w:r>
            <w:r>
              <w:rPr>
                <w:rFonts w:ascii="Cambria" w:eastAsia="Arial" w:hAnsi="Arial" w:cs="Arial"/>
                <w:color w:val="000000"/>
                <w:sz w:val="20"/>
                <w:szCs w:val="20"/>
              </w:rPr>
              <w:t>WHO</w:t>
            </w:r>
            <w:proofErr w:type="spellEnd"/>
            <w:r>
              <w:rPr>
                <w:rFonts w:ascii="Cambria" w:eastAsia="Arial" w:hAnsi="Arial" w:cs="Arial"/>
                <w:color w:val="000000"/>
                <w:sz w:val="20"/>
                <w:szCs w:val="20"/>
              </w:rPr>
              <w:t xml:space="preserve"> ordinal scale for clinical improvement; mild: 1 - 2, moderate: 3 - 4, severe: 5 - 6, critical: 7</w:t>
            </w:r>
          </w:p>
        </w:tc>
      </w:tr>
    </w:tbl>
    <w:p w14:paraId="388355DA" w14:textId="77777777" w:rsidR="000A374F" w:rsidRDefault="00EB098A">
      <w:r>
        <w:br w:type="page"/>
      </w:r>
    </w:p>
    <w:p w14:paraId="21817120" w14:textId="77777777" w:rsidR="000A374F" w:rsidRDefault="00EB098A">
      <w:pPr>
        <w:pStyle w:val="berschrift1"/>
      </w:pPr>
      <w:bookmarkStart w:id="1762" w:name="figures"/>
      <w:bookmarkEnd w:id="1753"/>
      <w:r>
        <w:lastRenderedPageBreak/>
        <w:t>Figures</w:t>
      </w:r>
    </w:p>
    <w:p w14:paraId="7DDDA5CC" w14:textId="77777777" w:rsidR="000A374F" w:rsidRDefault="00EB098A">
      <w:pPr>
        <w:pStyle w:val="CaptionedFigure"/>
      </w:pPr>
      <w:commentRangeStart w:id="1763"/>
      <w:r>
        <w:rPr>
          <w:noProof/>
          <w:lang w:val="de-DE" w:eastAsia="de-DE"/>
        </w:rPr>
        <w:drawing>
          <wp:inline distT="0" distB="0" distL="0" distR="0" wp14:anchorId="168D2DFA" wp14:editId="41297FED">
            <wp:extent cx="5943600" cy="4969078"/>
            <wp:effectExtent l="0" t="0" r="0" b="0"/>
            <wp:docPr id="49" name="Picture" descr="Figure 1: Inclusion scheme for the SIMMUN and INCOV cohorts, and analysis strategy."/>
            <wp:cNvGraphicFramePr/>
            <a:graphic xmlns:a="http://schemas.openxmlformats.org/drawingml/2006/main">
              <a:graphicData uri="http://schemas.openxmlformats.org/drawingml/2006/picture">
                <pic:pic xmlns:pic="http://schemas.openxmlformats.org/drawingml/2006/picture">
                  <pic:nvPicPr>
                    <pic:cNvPr id="50" name="Picture" descr="C:\Users\piotr\Desktop\simmun%20revision\paper\main_manuscript_files/figure-docx/fig-inclusion-1.png"/>
                    <pic:cNvPicPr>
                      <a:picLocks noChangeAspect="1" noChangeArrowheads="1"/>
                    </pic:cNvPicPr>
                  </pic:nvPicPr>
                  <pic:blipFill>
                    <a:blip r:embed="rId15"/>
                    <a:stretch>
                      <a:fillRect/>
                    </a:stretch>
                  </pic:blipFill>
                  <pic:spPr bwMode="auto">
                    <a:xfrm>
                      <a:off x="0" y="0"/>
                      <a:ext cx="5943600" cy="4969078"/>
                    </a:xfrm>
                    <a:prstGeom prst="rect">
                      <a:avLst/>
                    </a:prstGeom>
                    <a:noFill/>
                    <a:ln w="9525">
                      <a:noFill/>
                      <a:headEnd/>
                      <a:tailEnd/>
                    </a:ln>
                  </pic:spPr>
                </pic:pic>
              </a:graphicData>
            </a:graphic>
          </wp:inline>
        </w:drawing>
      </w:r>
      <w:commentRangeEnd w:id="1763"/>
      <w:r w:rsidR="001C5A28">
        <w:rPr>
          <w:rStyle w:val="Kommentarzeichen"/>
        </w:rPr>
        <w:commentReference w:id="1763"/>
      </w:r>
    </w:p>
    <w:p w14:paraId="3B2E86C2" w14:textId="68A40CEB" w:rsidR="000A374F" w:rsidRDefault="00EB098A">
      <w:pPr>
        <w:pStyle w:val="ImageCaption"/>
      </w:pPr>
      <w:commentRangeStart w:id="1764"/>
      <w:r>
        <w:t>Figure</w:t>
      </w:r>
      <w:commentRangeEnd w:id="1764"/>
      <w:r w:rsidR="00DC4547">
        <w:rPr>
          <w:rStyle w:val="Kommentarzeichen"/>
          <w:i w:val="0"/>
        </w:rPr>
        <w:commentReference w:id="1764"/>
      </w:r>
      <w:r>
        <w:t xml:space="preserve"> 1: </w:t>
      </w:r>
      <w:del w:id="1765" w:author="HÜFNER Katharina,Assoz. Prof. Priv.Doz. Dr." w:date="2023-05-28T21:14:00Z">
        <w:r w:rsidDel="00737344">
          <w:delText>Inclusion scheme</w:delText>
        </w:r>
      </w:del>
      <w:ins w:id="1766" w:author="HÜFNER Katharina,Assoz. Prof. Priv.Doz. Dr." w:date="2023-05-28T21:14:00Z">
        <w:r w:rsidR="00737344">
          <w:t xml:space="preserve">Flowchart of participants and </w:t>
        </w:r>
        <w:proofErr w:type="spellStart"/>
        <w:r w:rsidR="00737344">
          <w:t>paramters</w:t>
        </w:r>
      </w:ins>
      <w:proofErr w:type="spellEnd"/>
      <w:r>
        <w:t xml:space="preserve"> for the SIMMUN and INCOV cohorts</w:t>
      </w:r>
      <w:del w:id="1767" w:author="HÜFNER Katharina,Assoz. Prof. Priv.Doz. Dr." w:date="2023-05-28T21:14:00Z">
        <w:r w:rsidDel="00737344">
          <w:delText>,</w:delText>
        </w:r>
      </w:del>
      <w:r>
        <w:t xml:space="preserve"> and analysis strategy.</w:t>
      </w:r>
    </w:p>
    <w:p w14:paraId="02F49FDD" w14:textId="0EF3132F" w:rsidR="000A374F" w:rsidRDefault="00EB098A">
      <w:pPr>
        <w:pStyle w:val="Textkrper"/>
      </w:pPr>
      <w:r>
        <w:rPr>
          <w:b/>
          <w:bCs/>
        </w:rPr>
        <w:t xml:space="preserve">Figure 1. </w:t>
      </w:r>
      <w:ins w:id="1768" w:author="HÜFNER Katharina,Assoz. Prof. Priv.Doz. Dr." w:date="2023-05-28T21:14:00Z">
        <w:r w:rsidR="00737344">
          <w:t xml:space="preserve">Flowchart of participants and </w:t>
        </w:r>
        <w:proofErr w:type="spellStart"/>
        <w:r w:rsidR="00737344">
          <w:t>paramters</w:t>
        </w:r>
      </w:ins>
      <w:proofErr w:type="spellEnd"/>
      <w:del w:id="1769" w:author="HÜFNER Katharina,Assoz. Prof. Priv.Doz. Dr." w:date="2023-05-28T21:14:00Z">
        <w:r w:rsidDel="00737344">
          <w:rPr>
            <w:b/>
            <w:bCs/>
          </w:rPr>
          <w:delText>Inclusion scheme</w:delText>
        </w:r>
      </w:del>
      <w:r>
        <w:rPr>
          <w:b/>
          <w:bCs/>
        </w:rPr>
        <w:t xml:space="preserve"> for the SIMMUN and INCOV cohorts, and analysis strategy.</w:t>
      </w:r>
    </w:p>
    <w:p w14:paraId="7DA59D86" w14:textId="77777777" w:rsidR="000A374F" w:rsidRDefault="00EB098A">
      <w:pPr>
        <w:pStyle w:val="Textkrper"/>
      </w:pPr>
      <w:r>
        <w:rPr>
          <w:i/>
          <w:iCs/>
        </w:rPr>
        <w:t>Sampling timepoints in the INCOV cohort: acute: median 10 days, sub-acute: median 14 days, recovery: median 64 days after diagnosis of SARS-CoV-2 infection via PCR.</w:t>
      </w:r>
    </w:p>
    <w:p w14:paraId="55991F62" w14:textId="77777777" w:rsidR="000A374F" w:rsidRDefault="00EB098A">
      <w:pPr>
        <w:pStyle w:val="Textkrper"/>
      </w:pPr>
      <w:r>
        <w:rPr>
          <w:i/>
          <w:iCs/>
        </w:rPr>
        <w:t xml:space="preserve">TRP: tryptophan; KYN: kynurenine; PHE: phenylalanine; TYR: tyrosine; KYN/TRP: kynurenine - tryptophan ratio; PHE/TYR: phenylalanine - tyrosine ratio; </w:t>
      </w:r>
      <w:commentRangeStart w:id="1770"/>
      <w:r>
        <w:rPr>
          <w:i/>
          <w:iCs/>
        </w:rPr>
        <w:t xml:space="preserve">QUIN: </w:t>
      </w:r>
      <w:proofErr w:type="spellStart"/>
      <w:r>
        <w:rPr>
          <w:i/>
          <w:iCs/>
        </w:rPr>
        <w:t>quinolinate</w:t>
      </w:r>
      <w:commentRangeEnd w:id="1770"/>
      <w:proofErr w:type="spellEnd"/>
      <w:r w:rsidR="00737344">
        <w:rPr>
          <w:rStyle w:val="Kommentarzeichen"/>
        </w:rPr>
        <w:commentReference w:id="1770"/>
      </w:r>
      <w:r>
        <w:rPr>
          <w:i/>
          <w:iCs/>
        </w:rPr>
        <w:t>; 5-HT: serotonin; DA: dopamine; Ab: antibody; IL6: interleukin-6; IL10: interleukin-10; TNF: tumor-necrosis factor alpha; IFNG: interferon gamma.</w:t>
      </w:r>
    </w:p>
    <w:p w14:paraId="6E55CD30" w14:textId="77777777" w:rsidR="000A374F" w:rsidRDefault="00EB098A">
      <w:r>
        <w:lastRenderedPageBreak/>
        <w:br w:type="page"/>
      </w:r>
    </w:p>
    <w:p w14:paraId="6CAD9B6D" w14:textId="77777777" w:rsidR="000A374F" w:rsidRDefault="00EB098A">
      <w:pPr>
        <w:pStyle w:val="CaptionedFigure"/>
      </w:pPr>
      <w:commentRangeStart w:id="1771"/>
      <w:r>
        <w:rPr>
          <w:noProof/>
          <w:lang w:val="de-DE" w:eastAsia="de-DE"/>
        </w:rPr>
        <w:lastRenderedPageBreak/>
        <w:drawing>
          <wp:inline distT="0" distB="0" distL="0" distR="0" wp14:anchorId="701D7219" wp14:editId="34AF2278">
            <wp:extent cx="5943600" cy="5943600"/>
            <wp:effectExtent l="0" t="0" r="0" b="0"/>
            <wp:docPr id="52" name="Picture" descr="Figure 2: Results of multi-parameter linear modeling of tryptophan, kynurenine, kynurenine/tryptophan ratio, tyrosine and phenylalanine/tyrosine ratio in the SIMMUN cohort."/>
            <wp:cNvGraphicFramePr/>
            <a:graphic xmlns:a="http://schemas.openxmlformats.org/drawingml/2006/main">
              <a:graphicData uri="http://schemas.openxmlformats.org/drawingml/2006/picture">
                <pic:pic xmlns:pic="http://schemas.openxmlformats.org/drawingml/2006/picture">
                  <pic:nvPicPr>
                    <pic:cNvPr id="53" name="Picture" descr="C:\Users\piotr\Desktop\simmun%20revision\paper\main_manuscript_files/figure-docx/fig-modeling-1.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commentRangeEnd w:id="1771"/>
      <w:r w:rsidR="00737344">
        <w:rPr>
          <w:rStyle w:val="Kommentarzeichen"/>
        </w:rPr>
        <w:commentReference w:id="1771"/>
      </w:r>
    </w:p>
    <w:p w14:paraId="5B30A180" w14:textId="77777777" w:rsidR="000A374F" w:rsidRDefault="00EB098A">
      <w:pPr>
        <w:pStyle w:val="ImageCaption"/>
      </w:pPr>
      <w:r>
        <w:t xml:space="preserve">Figure 2: Results of multi-parameter linear modeling of tryptophan, kynurenine, kynurenine/tryptophan ratio, </w:t>
      </w:r>
      <w:proofErr w:type="gramStart"/>
      <w:r>
        <w:t>tyrosine</w:t>
      </w:r>
      <w:proofErr w:type="gramEnd"/>
      <w:r>
        <w:t xml:space="preserve"> and phenylalanine/tyrosine ratio in the SIMMUN cohort.</w:t>
      </w:r>
    </w:p>
    <w:p w14:paraId="73B0A3E8" w14:textId="77777777" w:rsidR="000A374F" w:rsidRDefault="00EB098A">
      <w:pPr>
        <w:pStyle w:val="Textkrper"/>
      </w:pPr>
      <w:r>
        <w:rPr>
          <w:b/>
          <w:bCs/>
        </w:rPr>
        <w:t>Figure 2. Results of multi-parameter linear modeling of tryptophan, kynurenine, kynurenine/tryptophan ratio, tyrosine and phenylalanine/tyrosine ratio in the SIMMUN cohort.</w:t>
      </w:r>
    </w:p>
    <w:p w14:paraId="5A8CF783" w14:textId="699884CA" w:rsidR="000A374F" w:rsidRDefault="00EB098A">
      <w:pPr>
        <w:pStyle w:val="Textkrper"/>
      </w:pPr>
      <w:r>
        <w:rPr>
          <w:i/>
          <w:iCs/>
        </w:rPr>
        <w:t xml:space="preserve">Effects of </w:t>
      </w:r>
      <w:ins w:id="1772" w:author="HÜFNER Katharina,Assoz. Prof. Priv.Doz. Dr." w:date="2023-05-28T21:16:00Z">
        <w:r w:rsidR="00737344">
          <w:rPr>
            <w:i/>
            <w:iCs/>
          </w:rPr>
          <w:t xml:space="preserve">markers of </w:t>
        </w:r>
      </w:ins>
      <w:r>
        <w:rPr>
          <w:i/>
          <w:iCs/>
        </w:rPr>
        <w:t xml:space="preserve">systemic inflammation </w:t>
      </w:r>
      <w:del w:id="1773" w:author="HÜFNER Katharina,Assoz. Prof. Priv.Doz. Dr." w:date="2023-05-28T21:17:00Z">
        <w:r w:rsidDel="00737344">
          <w:rPr>
            <w:i/>
            <w:iCs/>
          </w:rPr>
          <w:delText xml:space="preserve">markers </w:delText>
        </w:r>
      </w:del>
      <w:r>
        <w:rPr>
          <w:i/>
          <w:iCs/>
        </w:rPr>
        <w:t xml:space="preserve">(neopterin [NEO], neutrophil-lymphocyte ratio [NLR]), </w:t>
      </w:r>
      <w:ins w:id="1774" w:author="HÜFNER Katharina,Assoz. Prof. Priv.Doz. Dr." w:date="2023-05-28T21:16:00Z">
        <w:r w:rsidR="00737344">
          <w:rPr>
            <w:i/>
            <w:iCs/>
          </w:rPr>
          <w:t xml:space="preserve">status post </w:t>
        </w:r>
      </w:ins>
      <w:r>
        <w:rPr>
          <w:i/>
          <w:iCs/>
        </w:rPr>
        <w:t>SARS-CoV-2 infection</w:t>
      </w:r>
      <w:del w:id="1775" w:author="HÜFNER Katharina,Assoz. Prof. Priv.Doz. Dr." w:date="2023-05-28T21:16:00Z">
        <w:r w:rsidDel="00737344">
          <w:rPr>
            <w:i/>
            <w:iCs/>
          </w:rPr>
          <w:delText xml:space="preserve"> status</w:delText>
        </w:r>
      </w:del>
      <w:r>
        <w:rPr>
          <w:i/>
          <w:iCs/>
        </w:rPr>
        <w:t xml:space="preserve">, </w:t>
      </w:r>
      <w:proofErr w:type="spellStart"/>
      <w:r>
        <w:rPr>
          <w:i/>
          <w:iCs/>
        </w:rPr>
        <w:t>titre</w:t>
      </w:r>
      <w:proofErr w:type="spellEnd"/>
      <w:r>
        <w:rPr>
          <w:i/>
          <w:iCs/>
        </w:rPr>
        <w:t xml:space="preserve"> of immunoglobulin gamma against the </w:t>
      </w:r>
      <w:r>
        <w:rPr>
          <w:i/>
          <w:iCs/>
        </w:rPr>
        <w:lastRenderedPageBreak/>
        <w:t xml:space="preserve">receptor binding domain of the S1/S2 SARS-CoV-2 protein (anti-RBD IgG), </w:t>
      </w:r>
      <w:ins w:id="1776" w:author="HÜFNER Katharina,Assoz. Prof. Priv.Doz. Dr." w:date="2023-05-28T21:17:00Z">
        <w:r w:rsidR="00737344">
          <w:rPr>
            <w:i/>
            <w:iCs/>
          </w:rPr>
          <w:t xml:space="preserve">clinically relevant </w:t>
        </w:r>
      </w:ins>
      <w:r>
        <w:rPr>
          <w:i/>
          <w:iCs/>
        </w:rPr>
        <w:t xml:space="preserve">symptoms of anxiety and depression (hospital depression and anxiety scale [HADS] </w:t>
      </w:r>
      <m:oMath>
        <m:r>
          <m:rPr>
            <m:sty m:val="p"/>
          </m:rPr>
          <w:rPr>
            <w:rFonts w:ascii="Cambria Math" w:hAnsi="Cambria Math"/>
          </w:rPr>
          <m:t>≥</m:t>
        </m:r>
      </m:oMath>
      <w:r>
        <w:rPr>
          <w:i/>
          <w:iCs/>
        </w:rPr>
        <w:t xml:space="preserve"> 8 points), </w:t>
      </w:r>
      <w:del w:id="1777" w:author="HÜFNER Katharina,Assoz. Prof. Priv.Doz. Dr." w:date="2023-05-28T21:16:00Z">
        <w:r w:rsidDel="00737344">
          <w:rPr>
            <w:i/>
            <w:iCs/>
          </w:rPr>
          <w:delText xml:space="preserve">intensity </w:delText>
        </w:r>
      </w:del>
      <w:ins w:id="1778" w:author="HÜFNER Katharina,Assoz. Prof. Priv.Doz. Dr." w:date="2023-05-28T21:16:00Z">
        <w:r w:rsidR="00737344">
          <w:rPr>
            <w:i/>
            <w:iCs/>
          </w:rPr>
          <w:t xml:space="preserve">level </w:t>
        </w:r>
      </w:ins>
      <w:r>
        <w:rPr>
          <w:i/>
          <w:iCs/>
        </w:rPr>
        <w:t>of mental stress (perceived stress scale, 4 item [PSS4]), age and sex on</w:t>
      </w:r>
      <w:ins w:id="1779" w:author="HÜFNER Katharina,Assoz. Prof. Priv.Doz. Dr." w:date="2023-05-28T21:17:00Z">
        <w:r w:rsidR="00737344">
          <w:rPr>
            <w:i/>
            <w:iCs/>
          </w:rPr>
          <w:t xml:space="preserve"> kynurenine and catecholamine pathways </w:t>
        </w:r>
      </w:ins>
      <w:r>
        <w:rPr>
          <w:i/>
          <w:iCs/>
        </w:rPr>
        <w:t xml:space="preserve"> </w:t>
      </w:r>
      <w:del w:id="1780" w:author="HÜFNER Katharina,Assoz. Prof. Priv.Doz. Dr." w:date="2023-05-28T21:18:00Z">
        <w:r w:rsidDel="00737344">
          <w:rPr>
            <w:i/>
            <w:iCs/>
          </w:rPr>
          <w:delText xml:space="preserve">readouts of serotonin and dopamine availability and KYN pathway activity </w:delText>
        </w:r>
      </w:del>
      <w:r>
        <w:rPr>
          <w:i/>
          <w:iCs/>
        </w:rPr>
        <w:t>were investigated by multi-parameter linear regression with backward elimination of non-significant terms. Numeric variables were normalized prior to modeling. Overall model validity was assessed by likelihood-ratio test (LRT) as compared with the respective null models. Significant coefficient estimates (</w:t>
      </w:r>
      <m:oMath>
        <m:r>
          <w:rPr>
            <w:rFonts w:ascii="Cambria Math" w:hAnsi="Cambria Math"/>
          </w:rPr>
          <m:t>β</m:t>
        </m:r>
      </m:oMath>
      <w:r>
        <w:rPr>
          <w:i/>
          <w:iCs/>
        </w:rPr>
        <w:t>) with 95% confidence intervals are presented in Forest plots. LRT results (F values, degrees of freedom and p values) and total numbers of complete observations are indicated in the plot captions. Model intercepts (baseline) are indicated in the X axis titles.</w:t>
      </w:r>
    </w:p>
    <w:p w14:paraId="6D003CB8" w14:textId="404F9E28" w:rsidR="000A374F" w:rsidRDefault="00EB098A">
      <w:pPr>
        <w:pStyle w:val="Textkrper"/>
      </w:pPr>
      <w:r>
        <w:rPr>
          <w:i/>
          <w:iCs/>
        </w:rPr>
        <w:t>TRP: tryptophan; KYN: kynurenin</w:t>
      </w:r>
      <w:ins w:id="1781" w:author="HÜFNER Katharina,Assoz. Prof. Priv.Doz. Dr." w:date="2023-05-28T21:23:00Z">
        <w:r w:rsidR="0094022A">
          <w:rPr>
            <w:i/>
            <w:iCs/>
          </w:rPr>
          <w:t>e</w:t>
        </w:r>
      </w:ins>
      <w:r>
        <w:rPr>
          <w:i/>
          <w:iCs/>
        </w:rPr>
        <w:t>; KYN/TRP: kynurenine - tryptophan ratio; PHE: phenylalanine; TYR: tyrosine; PHE/TYR: phenylalanine - tyrosine ratio.</w:t>
      </w:r>
    </w:p>
    <w:p w14:paraId="3D2660C5" w14:textId="77777777" w:rsidR="000A374F" w:rsidRDefault="00EB098A">
      <w:r>
        <w:br w:type="page"/>
      </w:r>
    </w:p>
    <w:p w14:paraId="045B3E36" w14:textId="77777777" w:rsidR="000A374F" w:rsidRDefault="00EB098A">
      <w:pPr>
        <w:pStyle w:val="CaptionedFigure"/>
      </w:pPr>
      <w:commentRangeStart w:id="1782"/>
      <w:commentRangeStart w:id="1783"/>
      <w:r>
        <w:rPr>
          <w:noProof/>
          <w:lang w:val="de-DE" w:eastAsia="de-DE"/>
        </w:rPr>
        <w:lastRenderedPageBreak/>
        <w:drawing>
          <wp:inline distT="0" distB="0" distL="0" distR="0" wp14:anchorId="3DCA12F6" wp14:editId="0C463825">
            <wp:extent cx="5943600" cy="6934899"/>
            <wp:effectExtent l="0" t="0" r="0" b="0"/>
            <wp:docPr id="55" name="Picture" descr="Figure 3: Results of multi-parameter robust linear modeling of plasma levels of serotonin and dopamine 3-O-sulfate in the INCOV cohort."/>
            <wp:cNvGraphicFramePr/>
            <a:graphic xmlns:a="http://schemas.openxmlformats.org/drawingml/2006/main">
              <a:graphicData uri="http://schemas.openxmlformats.org/drawingml/2006/picture">
                <pic:pic xmlns:pic="http://schemas.openxmlformats.org/drawingml/2006/picture">
                  <pic:nvPicPr>
                    <pic:cNvPr id="56" name="Picture" descr="C:\Users\piotr\Desktop\simmun%20revision\paper\main_manuscript_files/figure-docx/fig-incov-neuro-1.png"/>
                    <pic:cNvPicPr>
                      <a:picLocks noChangeAspect="1" noChangeArrowheads="1"/>
                    </pic:cNvPicPr>
                  </pic:nvPicPr>
                  <pic:blipFill>
                    <a:blip r:embed="rId17"/>
                    <a:stretch>
                      <a:fillRect/>
                    </a:stretch>
                  </pic:blipFill>
                  <pic:spPr bwMode="auto">
                    <a:xfrm>
                      <a:off x="0" y="0"/>
                      <a:ext cx="5943600" cy="6934899"/>
                    </a:xfrm>
                    <a:prstGeom prst="rect">
                      <a:avLst/>
                    </a:prstGeom>
                    <a:noFill/>
                    <a:ln w="9525">
                      <a:noFill/>
                      <a:headEnd/>
                      <a:tailEnd/>
                    </a:ln>
                  </pic:spPr>
                </pic:pic>
              </a:graphicData>
            </a:graphic>
          </wp:inline>
        </w:drawing>
      </w:r>
      <w:commentRangeEnd w:id="1782"/>
      <w:commentRangeEnd w:id="1783"/>
      <w:r w:rsidR="0094022A">
        <w:rPr>
          <w:rStyle w:val="Kommentarzeichen"/>
        </w:rPr>
        <w:commentReference w:id="1782"/>
      </w:r>
      <w:r w:rsidR="0094022A">
        <w:rPr>
          <w:rStyle w:val="Kommentarzeichen"/>
        </w:rPr>
        <w:commentReference w:id="1783"/>
      </w:r>
    </w:p>
    <w:p w14:paraId="3B6E4C86" w14:textId="77777777" w:rsidR="000A374F" w:rsidRDefault="00EB098A">
      <w:pPr>
        <w:pStyle w:val="ImageCaption"/>
      </w:pPr>
      <w:r>
        <w:t>Figure 3: Results of multi-parameter robust linear modeling of plasma levels of serotonin and dopamine 3-O-sulfate in the INCOV cohort.</w:t>
      </w:r>
    </w:p>
    <w:p w14:paraId="117A7F48" w14:textId="77777777" w:rsidR="000A374F" w:rsidRDefault="00EB098A">
      <w:pPr>
        <w:pStyle w:val="Textkrper"/>
      </w:pPr>
      <w:r>
        <w:rPr>
          <w:b/>
          <w:bCs/>
        </w:rPr>
        <w:lastRenderedPageBreak/>
        <w:t>Figure 3. Results of multi-parameter robust linear modeling of plasma levels of serotonin and dopamine 3-O-sulfate in the INCOV cohort.</w:t>
      </w:r>
    </w:p>
    <w:p w14:paraId="2371B564" w14:textId="384FB1A6" w:rsidR="000A374F" w:rsidRDefault="00EB098A">
      <w:pPr>
        <w:pStyle w:val="Textkrper"/>
      </w:pPr>
      <w:r>
        <w:rPr>
          <w:i/>
          <w:iCs/>
        </w:rPr>
        <w:t xml:space="preserve">Effects of </w:t>
      </w:r>
      <w:del w:id="1784" w:author="HÜFNER Katharina,Assoz. Prof. Priv.Doz. Dr." w:date="2023-05-28T21:24:00Z">
        <w:r w:rsidDel="0094022A">
          <w:rPr>
            <w:i/>
            <w:iCs/>
          </w:rPr>
          <w:delText>patient’s</w:delText>
        </w:r>
      </w:del>
      <w:r>
        <w:rPr>
          <w:i/>
          <w:iCs/>
        </w:rPr>
        <w:t xml:space="preserve"> age, timepoint </w:t>
      </w:r>
      <w:ins w:id="1785" w:author="HÜFNER Katharina,Assoz. Prof. Priv.Doz. Dr." w:date="2023-05-28T21:24:00Z">
        <w:r w:rsidR="0094022A">
          <w:rPr>
            <w:i/>
            <w:iCs/>
          </w:rPr>
          <w:t>following</w:t>
        </w:r>
      </w:ins>
      <w:del w:id="1786" w:author="HÜFNER Katharina,Assoz. Prof. Priv.Doz. Dr." w:date="2023-05-28T21:24:00Z">
        <w:r w:rsidDel="0094022A">
          <w:rPr>
            <w:i/>
            <w:iCs/>
          </w:rPr>
          <w:delText>after</w:delText>
        </w:r>
      </w:del>
      <w:r>
        <w:rPr>
          <w:i/>
          <w:iCs/>
        </w:rPr>
        <w:t xml:space="preserve"> SARS-CoV-2 infection (acute: median 10 days, sub-acute: median 14 days, recovery: median 64 days after SARS-CoV-2 infection diagnosis via PCR as compared with </w:t>
      </w:r>
      <w:del w:id="1787" w:author="HÜFNER Katharina,Assoz. Prof. Priv.Doz. Dr." w:date="2023-05-28T21:24:00Z">
        <w:r w:rsidDel="0094022A">
          <w:rPr>
            <w:i/>
            <w:iCs/>
          </w:rPr>
          <w:delText xml:space="preserve">healthy </w:delText>
        </w:r>
      </w:del>
      <w:ins w:id="1788" w:author="HÜFNER Katharina,Assoz. Prof. Priv.Doz. Dr." w:date="2023-05-28T21:24:00Z">
        <w:r w:rsidR="0094022A">
          <w:rPr>
            <w:i/>
            <w:iCs/>
          </w:rPr>
          <w:t xml:space="preserve">uninfected </w:t>
        </w:r>
      </w:ins>
      <w:r>
        <w:rPr>
          <w:i/>
          <w:iCs/>
        </w:rPr>
        <w:t xml:space="preserve">controls), plasma levels of metabolites related to </w:t>
      </w:r>
      <w:del w:id="1789" w:author="HÜFNER Katharina,Assoz. Prof. Priv.Doz. Dr." w:date="2023-05-28T21:24:00Z">
        <w:r w:rsidDel="0094022A">
          <w:rPr>
            <w:i/>
            <w:iCs/>
          </w:rPr>
          <w:delText>neurotransmitter biosynthesis and KYN pathway activity</w:delText>
        </w:r>
      </w:del>
      <w:ins w:id="1790" w:author="HÜFNER Katharina,Assoz. Prof. Priv.Doz. Dr." w:date="2023-05-28T21:24:00Z">
        <w:r w:rsidR="0094022A">
          <w:rPr>
            <w:i/>
            <w:iCs/>
          </w:rPr>
          <w:t xml:space="preserve">the kynurenine pathway affecting also tryptophan and the catecholamine </w:t>
        </w:r>
        <w:proofErr w:type="spellStart"/>
        <w:r w:rsidR="0094022A">
          <w:rPr>
            <w:i/>
            <w:iCs/>
          </w:rPr>
          <w:t>pthway</w:t>
        </w:r>
      </w:ins>
      <w:proofErr w:type="spellEnd"/>
      <w:r>
        <w:rPr>
          <w:i/>
          <w:iCs/>
        </w:rPr>
        <w:t xml:space="preserve"> (tryptophan [TRP], kynurenine [KYN], </w:t>
      </w:r>
      <w:proofErr w:type="spellStart"/>
      <w:r>
        <w:rPr>
          <w:i/>
          <w:iCs/>
        </w:rPr>
        <w:t>quinolinate</w:t>
      </w:r>
      <w:proofErr w:type="spellEnd"/>
      <w:r>
        <w:rPr>
          <w:i/>
          <w:iCs/>
        </w:rPr>
        <w:t xml:space="preserve"> [QUIN], phenylalanine [PHE] and tyrosine [TYR]), and plasma concentrations of </w:t>
      </w:r>
      <w:del w:id="1791" w:author="HÜFNER Katharina,Assoz. Prof. Priv.Doz. Dr." w:date="2023-05-28T21:25:00Z">
        <w:r w:rsidDel="0094022A">
          <w:rPr>
            <w:i/>
            <w:iCs/>
          </w:rPr>
          <w:delText xml:space="preserve">cytokine </w:delText>
        </w:r>
      </w:del>
      <w:r>
        <w:rPr>
          <w:i/>
          <w:iCs/>
        </w:rPr>
        <w:t>markers of inflammation (interleukin-6 [IL6], interleukin-10 [IL10], tumor necrosis factor-alpha [TNF] and interferon-gamma [IFNG]) on plasma concentrations of serotonin (5-hydroxy tryptamine [5-HT]) and dopamine 3-O-sulfate (DA sulfate) were modeled by multi-parameter robust linear regression.</w:t>
      </w:r>
    </w:p>
    <w:p w14:paraId="5C4874B3" w14:textId="77777777" w:rsidR="000A374F" w:rsidRDefault="00EB098A">
      <w:pPr>
        <w:pStyle w:val="Textkrper"/>
      </w:pPr>
      <w:r>
        <w:rPr>
          <w:i/>
          <w:iCs/>
        </w:rPr>
        <w:t>(A) Model fit error (root mean square error [RMSE]) and fraction of explained variances (R-squared) of the robust linear models assessed in the genuine training dataset and 10-fold cross-validation (CV).</w:t>
      </w:r>
    </w:p>
    <w:p w14:paraId="62B1D9C8" w14:textId="77777777" w:rsidR="000A374F" w:rsidRDefault="00EB098A">
      <w:pPr>
        <w:pStyle w:val="Textkrper"/>
      </w:pPr>
      <w:r>
        <w:rPr>
          <w:i/>
          <w:iCs/>
        </w:rPr>
        <w:t>(B) Estimates of model coefficients (</w:t>
      </w:r>
      <m:oMath>
        <m:r>
          <w:rPr>
            <w:rFonts w:ascii="Cambria Math" w:hAnsi="Cambria Math"/>
          </w:rPr>
          <m:t>β</m:t>
        </m:r>
      </m:oMath>
      <w:r>
        <w:rPr>
          <w:i/>
          <w:iCs/>
        </w:rPr>
        <w:t>) with 95% confidence intervals presented in Forest plots. Numbers of complete observations are indicated in the plot captions. Model intercepts (baseline) are indicated in the X axis titles.</w:t>
      </w:r>
    </w:p>
    <w:p w14:paraId="5BFCB6EE" w14:textId="77777777" w:rsidR="000A374F" w:rsidRDefault="00EB098A">
      <w:r>
        <w:br w:type="page"/>
      </w:r>
    </w:p>
    <w:p w14:paraId="0902AA2C" w14:textId="77777777" w:rsidR="000A374F" w:rsidRDefault="00EB098A">
      <w:pPr>
        <w:pStyle w:val="CaptionedFigure"/>
      </w:pPr>
      <w:commentRangeStart w:id="1792"/>
      <w:r>
        <w:rPr>
          <w:noProof/>
          <w:lang w:val="de-DE" w:eastAsia="de-DE"/>
        </w:rPr>
        <w:lastRenderedPageBreak/>
        <w:drawing>
          <wp:inline distT="0" distB="0" distL="0" distR="0" wp14:anchorId="7CE48F92" wp14:editId="6764D3B7">
            <wp:extent cx="5943600" cy="6934899"/>
            <wp:effectExtent l="0" t="0" r="0" b="0"/>
            <wp:docPr id="58" name="Picture" descr="Figure 4: Time course of cytokine markers of inflammation, serotonin, dopamine 3-0-sulfate and the neurotransmitter biosynthesis precursors and kynurenine pathway products during SARS-CoV infection and recovery in the INCOV cohort."/>
            <wp:cNvGraphicFramePr/>
            <a:graphic xmlns:a="http://schemas.openxmlformats.org/drawingml/2006/main">
              <a:graphicData uri="http://schemas.openxmlformats.org/drawingml/2006/picture">
                <pic:pic xmlns:pic="http://schemas.openxmlformats.org/drawingml/2006/picture">
                  <pic:nvPicPr>
                    <pic:cNvPr id="59" name="Picture" descr="C:\Users\piotr\Desktop\simmun%20revision\paper\main_manuscript_files/figure-docx/fig-time-ourse-1.png"/>
                    <pic:cNvPicPr>
                      <a:picLocks noChangeAspect="1" noChangeArrowheads="1"/>
                    </pic:cNvPicPr>
                  </pic:nvPicPr>
                  <pic:blipFill>
                    <a:blip r:embed="rId18"/>
                    <a:stretch>
                      <a:fillRect/>
                    </a:stretch>
                  </pic:blipFill>
                  <pic:spPr bwMode="auto">
                    <a:xfrm>
                      <a:off x="0" y="0"/>
                      <a:ext cx="5943600" cy="6934899"/>
                    </a:xfrm>
                    <a:prstGeom prst="rect">
                      <a:avLst/>
                    </a:prstGeom>
                    <a:noFill/>
                    <a:ln w="9525">
                      <a:noFill/>
                      <a:headEnd/>
                      <a:tailEnd/>
                    </a:ln>
                  </pic:spPr>
                </pic:pic>
              </a:graphicData>
            </a:graphic>
          </wp:inline>
        </w:drawing>
      </w:r>
      <w:commentRangeEnd w:id="1792"/>
      <w:r w:rsidR="00DC4547">
        <w:rPr>
          <w:rStyle w:val="Kommentarzeichen"/>
        </w:rPr>
        <w:commentReference w:id="1792"/>
      </w:r>
    </w:p>
    <w:p w14:paraId="46470811" w14:textId="77777777" w:rsidR="000A374F" w:rsidRDefault="00EB098A">
      <w:pPr>
        <w:pStyle w:val="ImageCaption"/>
      </w:pPr>
      <w:r>
        <w:t>Figure 4: Time course of cytokine markers of inflammation, serotonin, dopamine 3-0-sulfate and the neurotransmitter biosynthesis precursors and kynurenine pathway products during SARS-</w:t>
      </w:r>
      <w:proofErr w:type="spellStart"/>
      <w:r>
        <w:t>CoV</w:t>
      </w:r>
      <w:proofErr w:type="spellEnd"/>
      <w:r>
        <w:t xml:space="preserve"> infection and recovery in the INCOV cohort.</w:t>
      </w:r>
    </w:p>
    <w:p w14:paraId="2E0D42DA" w14:textId="11035772" w:rsidR="000A374F" w:rsidRDefault="00EB098A">
      <w:pPr>
        <w:pStyle w:val="Textkrper"/>
      </w:pPr>
      <w:r>
        <w:rPr>
          <w:b/>
          <w:bCs/>
        </w:rPr>
        <w:lastRenderedPageBreak/>
        <w:t xml:space="preserve">Figure 4. Time course of cytokine markers of inflammation, serotonin, dopamine 3-0-sulfate and the neurotransmitter </w:t>
      </w:r>
      <w:del w:id="1793" w:author="HÜFNER Katharina,Assoz. Prof. Priv.Doz. Dr." w:date="2023-05-28T21:33:00Z">
        <w:r w:rsidDel="00DC4547">
          <w:rPr>
            <w:b/>
            <w:bCs/>
          </w:rPr>
          <w:delText xml:space="preserve">biosynthesis </w:delText>
        </w:r>
      </w:del>
      <w:r>
        <w:rPr>
          <w:b/>
          <w:bCs/>
        </w:rPr>
        <w:t>precursor</w:t>
      </w:r>
      <w:ins w:id="1794" w:author="HÜFNER Katharina,Assoz. Prof. Priv.Doz. Dr." w:date="2023-05-28T21:33:00Z">
        <w:r w:rsidR="00DC4547">
          <w:rPr>
            <w:b/>
            <w:bCs/>
          </w:rPr>
          <w:t xml:space="preserve"> amino acids</w:t>
        </w:r>
      </w:ins>
      <w:del w:id="1795" w:author="HÜFNER Katharina,Assoz. Prof. Priv.Doz. Dr." w:date="2023-05-28T21:33:00Z">
        <w:r w:rsidDel="00DC4547">
          <w:rPr>
            <w:b/>
            <w:bCs/>
          </w:rPr>
          <w:delText>s</w:delText>
        </w:r>
      </w:del>
      <w:r>
        <w:rPr>
          <w:b/>
          <w:bCs/>
        </w:rPr>
        <w:t xml:space="preserve"> and kynurenine pathway </w:t>
      </w:r>
      <w:del w:id="1796" w:author="HÜFNER Katharina,Assoz. Prof. Priv.Doz. Dr." w:date="2023-05-28T21:34:00Z">
        <w:r w:rsidDel="00DC4547">
          <w:rPr>
            <w:b/>
            <w:bCs/>
          </w:rPr>
          <w:delText xml:space="preserve">products </w:delText>
        </w:r>
      </w:del>
      <w:ins w:id="1797" w:author="HÜFNER Katharina,Assoz. Prof. Priv.Doz. Dr." w:date="2023-05-28T21:34:00Z">
        <w:r w:rsidR="00DC4547">
          <w:rPr>
            <w:b/>
            <w:bCs/>
          </w:rPr>
          <w:t xml:space="preserve">metabolites </w:t>
        </w:r>
      </w:ins>
      <w:r>
        <w:rPr>
          <w:b/>
          <w:bCs/>
        </w:rPr>
        <w:t>during SARS-</w:t>
      </w:r>
      <w:proofErr w:type="spellStart"/>
      <w:r>
        <w:rPr>
          <w:b/>
          <w:bCs/>
        </w:rPr>
        <w:t>CoV</w:t>
      </w:r>
      <w:proofErr w:type="spellEnd"/>
      <w:r>
        <w:rPr>
          <w:b/>
          <w:bCs/>
        </w:rPr>
        <w:t xml:space="preserve"> infection and recovery in the INCOV cohort.</w:t>
      </w:r>
    </w:p>
    <w:p w14:paraId="4DCA7465" w14:textId="7B5F8209" w:rsidR="000A374F" w:rsidRDefault="00EB098A">
      <w:pPr>
        <w:pStyle w:val="Textkrper"/>
      </w:pPr>
      <w:r>
        <w:rPr>
          <w:i/>
          <w:iCs/>
        </w:rPr>
        <w:t>Time courses of normalized log</w:t>
      </w:r>
      <w:r>
        <w:rPr>
          <w:i/>
          <w:iCs/>
          <w:vertAlign w:val="subscript"/>
        </w:rPr>
        <w:t>2</w:t>
      </w:r>
      <w:r>
        <w:rPr>
          <w:i/>
          <w:iCs/>
        </w:rPr>
        <w:t xml:space="preserve">-transformed plasma concentrations of </w:t>
      </w:r>
      <w:del w:id="1798" w:author="HÜFNER Katharina,Assoz. Prof. Priv.Doz. Dr." w:date="2023-05-28T21:34:00Z">
        <w:r w:rsidDel="00DC4547">
          <w:rPr>
            <w:i/>
            <w:iCs/>
          </w:rPr>
          <w:delText xml:space="preserve">cytokine </w:delText>
        </w:r>
      </w:del>
      <w:r>
        <w:rPr>
          <w:i/>
          <w:iCs/>
        </w:rPr>
        <w:t xml:space="preserve">makers of inflammation (A, interleukin-6 [IL6], interleukin-10 [IL-10], tumor necrosis factor-alpha [TNF] and interferon gamma [INFG]), metabolites </w:t>
      </w:r>
      <w:del w:id="1799" w:author="HÜFNER Katharina,Assoz. Prof. Priv.Doz. Dr." w:date="2023-05-28T21:35:00Z">
        <w:r w:rsidDel="00DC4547">
          <w:rPr>
            <w:i/>
            <w:iCs/>
          </w:rPr>
          <w:delText>implicated in serotonin synthesis</w:delText>
        </w:r>
      </w:del>
      <w:ins w:id="1800" w:author="HÜFNER Katharina,Assoz. Prof. Priv.Doz. Dr." w:date="2023-05-28T21:35:00Z">
        <w:r w:rsidR="00DC4547">
          <w:rPr>
            <w:i/>
            <w:iCs/>
          </w:rPr>
          <w:t>of the kynurenine pathway affecting also tryptophan</w:t>
        </w:r>
      </w:ins>
      <w:r>
        <w:rPr>
          <w:i/>
          <w:iCs/>
        </w:rPr>
        <w:t xml:space="preserve"> (B, tryptophan [TRP], kynurenine [KYN], </w:t>
      </w:r>
      <w:proofErr w:type="spellStart"/>
      <w:r>
        <w:rPr>
          <w:i/>
          <w:iCs/>
        </w:rPr>
        <w:t>quinolinate</w:t>
      </w:r>
      <w:proofErr w:type="spellEnd"/>
      <w:r>
        <w:rPr>
          <w:i/>
          <w:iCs/>
        </w:rPr>
        <w:t xml:space="preserve"> [QUIN] and serotonin/5-hydroxy tryptamine [5-HT]) and metabolites </w:t>
      </w:r>
      <w:del w:id="1801" w:author="HÜFNER Katharina,Assoz. Prof. Priv.Doz. Dr." w:date="2023-05-28T21:35:00Z">
        <w:r w:rsidDel="00DC4547">
          <w:rPr>
            <w:i/>
            <w:iCs/>
          </w:rPr>
          <w:delText xml:space="preserve">implicated </w:delText>
        </w:r>
      </w:del>
      <w:ins w:id="1802" w:author="HÜFNER Katharina,Assoz. Prof. Priv.Doz. Dr." w:date="2023-05-28T21:35:00Z">
        <w:r w:rsidR="00DC4547">
          <w:rPr>
            <w:i/>
            <w:iCs/>
          </w:rPr>
          <w:t xml:space="preserve">of the catecholamine pathway </w:t>
        </w:r>
      </w:ins>
      <w:del w:id="1803" w:author="HÜFNER Katharina,Assoz. Prof. Priv.Doz. Dr." w:date="2023-05-28T21:35:00Z">
        <w:r w:rsidDel="00DC4547">
          <w:rPr>
            <w:i/>
            <w:iCs/>
          </w:rPr>
          <w:delText xml:space="preserve">in dopamine turnover </w:delText>
        </w:r>
      </w:del>
      <w:r>
        <w:rPr>
          <w:i/>
          <w:iCs/>
        </w:rPr>
        <w:t xml:space="preserve">(C, phenylalanine [PHE], tyrosine [TYR] and dopamine 3-O-sulfate [DA sulfate]). Differences between uninfected controls and acute, sub-acute SARS-CoV-2 infection and recovery (median 10, 14 and 64 days after SARS-CoV-2 infection diagnosis via PCR, respectively) were modeled by robust linear regression with the uninfected controls as baseline. Mean normalized concentrations with 2 standard errors of the mean (2 </w:t>
      </w:r>
      <m:oMath>
        <m:r>
          <m:rPr>
            <m:sty m:val="p"/>
          </m:rPr>
          <w:rPr>
            <w:rFonts w:ascii="Cambria Math" w:hAnsi="Cambria Math"/>
          </w:rPr>
          <m:t>×</m:t>
        </m:r>
      </m:oMath>
      <w:r>
        <w:rPr>
          <w:i/>
          <w:iCs/>
        </w:rPr>
        <w:t xml:space="preserve"> SEM) are depicted as solid lines with tinted ribbons (plots on the left). Robust linear model coefficient estimates (</w:t>
      </w:r>
      <m:oMath>
        <m:r>
          <w:rPr>
            <w:rFonts w:ascii="Cambria Math" w:hAnsi="Cambria Math"/>
          </w:rPr>
          <m:t>β</m:t>
        </m:r>
      </m:oMath>
      <w:r>
        <w:rPr>
          <w:i/>
          <w:iCs/>
        </w:rPr>
        <w:t>) with 95% confidence intervals are visualized in Forest plots (right). Numbers of complete observations per timepoint are indicated in the X axes.</w:t>
      </w:r>
    </w:p>
    <w:p w14:paraId="6AE0204E" w14:textId="77777777" w:rsidR="000A374F" w:rsidRDefault="00EB098A">
      <w:r>
        <w:br w:type="page"/>
      </w:r>
    </w:p>
    <w:p w14:paraId="33443378" w14:textId="77777777" w:rsidR="000A374F" w:rsidRDefault="00EB098A">
      <w:pPr>
        <w:pStyle w:val="CaptionedFigure"/>
      </w:pPr>
      <w:commentRangeStart w:id="1804"/>
      <w:r>
        <w:rPr>
          <w:noProof/>
          <w:lang w:val="de-DE" w:eastAsia="de-DE"/>
        </w:rPr>
        <w:lastRenderedPageBreak/>
        <w:drawing>
          <wp:inline distT="0" distB="0" distL="0" distR="0" wp14:anchorId="221B011A" wp14:editId="01061253">
            <wp:extent cx="5943600" cy="7264866"/>
            <wp:effectExtent l="0" t="0" r="0" b="0"/>
            <wp:docPr id="61" name="Picture" descr="Figure 5: Correlation of plasma levels of cytokine markers of inflammation, serotonin and dopamine 3-O-sulfate, neurotransmitter precursors and kynurenine pathway products in healthy controls and SARS-CoV-2 patients of the INCOV cohort."/>
            <wp:cNvGraphicFramePr/>
            <a:graphic xmlns:a="http://schemas.openxmlformats.org/drawingml/2006/main">
              <a:graphicData uri="http://schemas.openxmlformats.org/drawingml/2006/picture">
                <pic:pic xmlns:pic="http://schemas.openxmlformats.org/drawingml/2006/picture">
                  <pic:nvPicPr>
                    <pic:cNvPr id="62" name="Picture" descr="C:\Users\piotr\Desktop\simmun%20revision\paper\main_manuscript_files/figure-docx/fig-incov-corr-1.png"/>
                    <pic:cNvPicPr>
                      <a:picLocks noChangeAspect="1" noChangeArrowheads="1"/>
                    </pic:cNvPicPr>
                  </pic:nvPicPr>
                  <pic:blipFill>
                    <a:blip r:embed="rId19"/>
                    <a:stretch>
                      <a:fillRect/>
                    </a:stretch>
                  </pic:blipFill>
                  <pic:spPr bwMode="auto">
                    <a:xfrm>
                      <a:off x="0" y="0"/>
                      <a:ext cx="5943600" cy="7264866"/>
                    </a:xfrm>
                    <a:prstGeom prst="rect">
                      <a:avLst/>
                    </a:prstGeom>
                    <a:noFill/>
                    <a:ln w="9525">
                      <a:noFill/>
                      <a:headEnd/>
                      <a:tailEnd/>
                    </a:ln>
                  </pic:spPr>
                </pic:pic>
              </a:graphicData>
            </a:graphic>
          </wp:inline>
        </w:drawing>
      </w:r>
      <w:commentRangeEnd w:id="1804"/>
      <w:r w:rsidR="00AC070C">
        <w:rPr>
          <w:rStyle w:val="Kommentarzeichen"/>
        </w:rPr>
        <w:commentReference w:id="1804"/>
      </w:r>
    </w:p>
    <w:p w14:paraId="5A77420F" w14:textId="77777777" w:rsidR="000A374F" w:rsidRDefault="00EB098A">
      <w:pPr>
        <w:pStyle w:val="ImageCaption"/>
      </w:pPr>
      <w:commentRangeStart w:id="1805"/>
      <w:r>
        <w:lastRenderedPageBreak/>
        <w:t>Figure</w:t>
      </w:r>
      <w:commentRangeEnd w:id="1805"/>
      <w:r w:rsidR="00DC4547">
        <w:rPr>
          <w:rStyle w:val="Kommentarzeichen"/>
          <w:i w:val="0"/>
        </w:rPr>
        <w:commentReference w:id="1805"/>
      </w:r>
      <w:r>
        <w:t xml:space="preserve"> 5: Correlation of plasma levels of cytokine markers of inflammation, serotonin and dopamine 3-O-sulfate, neurotransmitter precursors and kynurenine pathway products in healthy controls and SARS-CoV-2 patients of the INCOV cohort.</w:t>
      </w:r>
    </w:p>
    <w:p w14:paraId="2C2E0D85" w14:textId="3DE79DC4" w:rsidR="000A374F" w:rsidRDefault="00EB098A">
      <w:pPr>
        <w:pStyle w:val="Textkrper"/>
      </w:pPr>
      <w:r>
        <w:rPr>
          <w:b/>
          <w:bCs/>
        </w:rPr>
        <w:t>Figure 5. Correlation of plasma levels of cytokine markers of inflammation, serotonin and dopamine 3-O-sulfate, neurotransmitter precursor</w:t>
      </w:r>
      <w:ins w:id="1806" w:author="HÜFNER Katharina,Assoz. Prof. Priv.Doz. Dr." w:date="2023-05-28T21:38:00Z">
        <w:r w:rsidR="00DC4547">
          <w:rPr>
            <w:b/>
            <w:bCs/>
          </w:rPr>
          <w:t xml:space="preserve"> amino acids</w:t>
        </w:r>
      </w:ins>
      <w:del w:id="1807" w:author="HÜFNER Katharina,Assoz. Prof. Priv.Doz. Dr." w:date="2023-05-28T21:38:00Z">
        <w:r w:rsidDel="00DC4547">
          <w:rPr>
            <w:b/>
            <w:bCs/>
          </w:rPr>
          <w:delText>s</w:delText>
        </w:r>
      </w:del>
      <w:r>
        <w:rPr>
          <w:b/>
          <w:bCs/>
        </w:rPr>
        <w:t xml:space="preserve"> and kynurenine pathway </w:t>
      </w:r>
      <w:ins w:id="1808" w:author="HÜFNER Katharina,Assoz. Prof. Priv.Doz. Dr." w:date="2023-05-28T21:38:00Z">
        <w:r w:rsidR="00DC4547">
          <w:rPr>
            <w:b/>
            <w:bCs/>
          </w:rPr>
          <w:t>metabolites</w:t>
        </w:r>
      </w:ins>
      <w:del w:id="1809" w:author="HÜFNER Katharina,Assoz. Prof. Priv.Doz. Dr." w:date="2023-05-28T21:38:00Z">
        <w:r w:rsidDel="00DC4547">
          <w:rPr>
            <w:b/>
            <w:bCs/>
          </w:rPr>
          <w:delText>products</w:delText>
        </w:r>
      </w:del>
      <w:r>
        <w:rPr>
          <w:b/>
          <w:bCs/>
        </w:rPr>
        <w:t xml:space="preserve"> in </w:t>
      </w:r>
      <w:ins w:id="1810" w:author="HÜFNER Katharina,Assoz. Prof. Priv.Doz. Dr." w:date="2023-05-28T21:38:00Z">
        <w:r w:rsidR="00DC4547">
          <w:rPr>
            <w:b/>
            <w:bCs/>
          </w:rPr>
          <w:t>uninfected</w:t>
        </w:r>
      </w:ins>
      <w:del w:id="1811" w:author="HÜFNER Katharina,Assoz. Prof. Priv.Doz. Dr." w:date="2023-05-28T21:38:00Z">
        <w:r w:rsidDel="00DC4547">
          <w:rPr>
            <w:b/>
            <w:bCs/>
          </w:rPr>
          <w:delText>healthy</w:delText>
        </w:r>
      </w:del>
      <w:r>
        <w:rPr>
          <w:b/>
          <w:bCs/>
        </w:rPr>
        <w:t xml:space="preserve"> controls and SARS-CoV-2</w:t>
      </w:r>
      <w:ins w:id="1812" w:author="HÜFNER Katharina,Assoz. Prof. Priv.Doz. Dr." w:date="2023-05-28T21:38:00Z">
        <w:r w:rsidR="00DC4547">
          <w:rPr>
            <w:b/>
            <w:bCs/>
          </w:rPr>
          <w:t xml:space="preserve"> infected</w:t>
        </w:r>
      </w:ins>
      <w:r>
        <w:rPr>
          <w:b/>
          <w:bCs/>
        </w:rPr>
        <w:t xml:space="preserve"> patients of the INCOV cohort.</w:t>
      </w:r>
    </w:p>
    <w:p w14:paraId="7DC97982" w14:textId="7C9B33FE" w:rsidR="000A374F" w:rsidRDefault="00EB098A">
      <w:pPr>
        <w:pStyle w:val="Textkrper"/>
      </w:pPr>
      <w:r>
        <w:rPr>
          <w:i/>
          <w:iCs/>
        </w:rPr>
        <w:t>Plasma levels of metabolites</w:t>
      </w:r>
      <w:ins w:id="1813" w:author="HÜFNER Katharina,Assoz. Prof. Priv.Doz. Dr." w:date="2023-05-28T21:39:00Z">
        <w:r w:rsidR="00DC4547">
          <w:rPr>
            <w:i/>
            <w:iCs/>
          </w:rPr>
          <w:t xml:space="preserve"> of the kynurenine pathway </w:t>
        </w:r>
      </w:ins>
      <w:r>
        <w:rPr>
          <w:i/>
          <w:iCs/>
        </w:rPr>
        <w:t xml:space="preserve"> </w:t>
      </w:r>
      <w:ins w:id="1814" w:author="HÜFNER Katharina,Assoz. Prof. Priv.Doz. Dr." w:date="2023-05-28T21:39:00Z">
        <w:r w:rsidR="00DC4547">
          <w:rPr>
            <w:i/>
            <w:iCs/>
          </w:rPr>
          <w:t xml:space="preserve">(kynurenine [KYN], quinolinic acid [QUIN]) affecting also </w:t>
        </w:r>
      </w:ins>
      <w:del w:id="1815" w:author="HÜFNER Katharina,Assoz. Prof. Priv.Doz. Dr." w:date="2023-05-28T21:40:00Z">
        <w:r w:rsidDel="00DC4547">
          <w:rPr>
            <w:i/>
            <w:iCs/>
          </w:rPr>
          <w:delText>implicated in</w:delText>
        </w:r>
      </w:del>
      <w:r>
        <w:rPr>
          <w:i/>
          <w:iCs/>
        </w:rPr>
        <w:t xml:space="preserve"> serotonin synthesis (tryptophan [TRP], serotonin [5-hydroxy tryptamine, 5-HT]), </w:t>
      </w:r>
      <w:del w:id="1816" w:author="HÜFNER Katharina,Assoz. Prof. Priv.Doz. Dr." w:date="2023-05-28T21:40:00Z">
        <w:r w:rsidDel="00DC4547">
          <w:rPr>
            <w:i/>
            <w:iCs/>
          </w:rPr>
          <w:delText xml:space="preserve">kynurenine pathway activity </w:delText>
        </w:r>
      </w:del>
      <w:del w:id="1817" w:author="HÜFNER Katharina,Assoz. Prof. Priv.Doz. Dr." w:date="2023-05-28T21:39:00Z">
        <w:r w:rsidDel="00DC4547">
          <w:rPr>
            <w:i/>
            <w:iCs/>
          </w:rPr>
          <w:delText xml:space="preserve">(kynurenine [KYN], quinolinic acid [QUIN]) </w:delText>
        </w:r>
      </w:del>
      <w:r>
        <w:rPr>
          <w:i/>
          <w:iCs/>
        </w:rPr>
        <w:t xml:space="preserve">and </w:t>
      </w:r>
      <w:del w:id="1818" w:author="HÜFNER Katharina,Assoz. Prof. Priv.Doz. Dr." w:date="2023-05-28T21:40:00Z">
        <w:r w:rsidDel="00DC4547">
          <w:rPr>
            <w:i/>
            <w:iCs/>
          </w:rPr>
          <w:delText>dopamine metabolism</w:delText>
        </w:r>
      </w:del>
      <w:ins w:id="1819" w:author="HÜFNER Katharina,Assoz. Prof. Priv.Doz. Dr." w:date="2023-05-28T21:40:00Z">
        <w:r w:rsidR="00DC4547">
          <w:rPr>
            <w:i/>
            <w:iCs/>
          </w:rPr>
          <w:t xml:space="preserve">the catecholamine </w:t>
        </w:r>
        <w:proofErr w:type="spellStart"/>
        <w:r w:rsidR="00DC4547">
          <w:rPr>
            <w:i/>
            <w:iCs/>
          </w:rPr>
          <w:t>pahtway</w:t>
        </w:r>
      </w:ins>
      <w:proofErr w:type="spellEnd"/>
      <w:r>
        <w:rPr>
          <w:i/>
          <w:iCs/>
        </w:rPr>
        <w:t xml:space="preserve"> (phenylalanine [PHE], tyrosine [TYR], dopamine sulfate [DA sulfate]) and cytokine markers of inflammation (interleukin-6 [IL6], interleukin-10 [IL10], tumor necrosis factor-alpha [TNF], interferon-gamma [INFG]) were subjected to pairwise correlation analysis in uninfected and SARS-CoV-2-infected individuals (acute: median 10 days, sub-acute: median 14 days, recovery: median 64 days after SARS-CoV-2 infection diagnosis via PCR). Correlation coefficient matrices for correlation coefficients </w:t>
      </w:r>
      <m:oMath>
        <m:r>
          <w:rPr>
            <w:rFonts w:ascii="Cambria Math" w:hAnsi="Cambria Math"/>
          </w:rPr>
          <m:t>ρ</m:t>
        </m:r>
      </m:oMath>
      <w:r>
        <w:rPr>
          <w:i/>
          <w:iCs/>
        </w:rPr>
        <w:t xml:space="preserve"> &gt; 0.2 were visualized as force-directed network plots. Node color codes for the variable type (gray: inflammatory markers, orange: serotonin metabolism and KYN pathway, green: dopamine metabolism), edge width and color codes for the value and sign of the correlation coefficient.</w:t>
      </w:r>
    </w:p>
    <w:p w14:paraId="35477A65" w14:textId="77777777" w:rsidR="000A374F" w:rsidRDefault="00EB098A">
      <w:r>
        <w:br w:type="page"/>
      </w:r>
    </w:p>
    <w:p w14:paraId="122F4C70" w14:textId="77777777" w:rsidR="000A374F" w:rsidRDefault="00EB098A">
      <w:pPr>
        <w:pStyle w:val="berschrift1"/>
      </w:pPr>
      <w:bookmarkStart w:id="1820" w:name="references"/>
      <w:bookmarkEnd w:id="1762"/>
      <w:r>
        <w:lastRenderedPageBreak/>
        <w:t>References</w:t>
      </w:r>
    </w:p>
    <w:p w14:paraId="3B940CB3" w14:textId="77777777" w:rsidR="000A374F" w:rsidRDefault="00EB098A">
      <w:pPr>
        <w:pStyle w:val="Literaturverzeichnis"/>
      </w:pPr>
      <w:bookmarkStart w:id="1821" w:name="ref-Sorgdrager2019"/>
      <w:bookmarkStart w:id="1822" w:name="refs"/>
      <w:r>
        <w:t xml:space="preserve">1. </w:t>
      </w:r>
      <w:r>
        <w:tab/>
        <w:t xml:space="preserve">Sorgdrager FJH, Naudé PJW, </w:t>
      </w:r>
      <w:proofErr w:type="spellStart"/>
      <w:r>
        <w:t>Kema</w:t>
      </w:r>
      <w:proofErr w:type="spellEnd"/>
      <w:r>
        <w:t xml:space="preserve"> IP, </w:t>
      </w:r>
      <w:proofErr w:type="spellStart"/>
      <w:r>
        <w:t>Nollen</w:t>
      </w:r>
      <w:proofErr w:type="spellEnd"/>
      <w:r>
        <w:t xml:space="preserve"> EA, De </w:t>
      </w:r>
      <w:proofErr w:type="spellStart"/>
      <w:r>
        <w:t>Deyn</w:t>
      </w:r>
      <w:proofErr w:type="spellEnd"/>
      <w:r>
        <w:t xml:space="preserve"> PP. Tryptophan metabolism in </w:t>
      </w:r>
      <w:proofErr w:type="spellStart"/>
      <w:r>
        <w:t>inflammaging</w:t>
      </w:r>
      <w:proofErr w:type="spellEnd"/>
      <w:r>
        <w:t xml:space="preserve">: From biomarker to therapeutic target. </w:t>
      </w:r>
      <w:r>
        <w:rPr>
          <w:i/>
          <w:iCs/>
        </w:rPr>
        <w:t>Frontiers in Immunology</w:t>
      </w:r>
      <w:r>
        <w:t xml:space="preserve"> (2019) 10:2565. </w:t>
      </w:r>
      <w:proofErr w:type="spellStart"/>
      <w:r>
        <w:t>doi</w:t>
      </w:r>
      <w:proofErr w:type="spellEnd"/>
      <w:r>
        <w:t xml:space="preserve">: </w:t>
      </w:r>
      <w:hyperlink r:id="rId20">
        <w:r>
          <w:rPr>
            <w:rStyle w:val="Hyperlink"/>
          </w:rPr>
          <w:t>10.3389/FIMMU.2019.02565/BIBTEX</w:t>
        </w:r>
      </w:hyperlink>
    </w:p>
    <w:p w14:paraId="39B808B8" w14:textId="77777777" w:rsidR="000A374F" w:rsidRDefault="00EB098A">
      <w:pPr>
        <w:pStyle w:val="Literaturverzeichnis"/>
      </w:pPr>
      <w:bookmarkStart w:id="1823" w:name="ref-Dantzer2008"/>
      <w:bookmarkEnd w:id="1821"/>
      <w:r>
        <w:t xml:space="preserve">2. </w:t>
      </w:r>
      <w:r>
        <w:tab/>
      </w:r>
      <w:proofErr w:type="spellStart"/>
      <w:r>
        <w:t>Dantzer</w:t>
      </w:r>
      <w:proofErr w:type="spellEnd"/>
      <w:r>
        <w:t xml:space="preserve"> R, O’Connor JC, Freund GG, Johnson RW, Kelley KW. From inflammation to sickness and depression: when the immune system subjugates the brain. </w:t>
      </w:r>
      <w:r>
        <w:rPr>
          <w:i/>
          <w:iCs/>
        </w:rPr>
        <w:t>Nature reviews Neuroscience</w:t>
      </w:r>
      <w:r>
        <w:t xml:space="preserve"> (2008) 9:46–56. </w:t>
      </w:r>
      <w:proofErr w:type="spellStart"/>
      <w:r>
        <w:t>doi</w:t>
      </w:r>
      <w:proofErr w:type="spellEnd"/>
      <w:r>
        <w:t xml:space="preserve">: </w:t>
      </w:r>
      <w:hyperlink r:id="rId21">
        <w:r>
          <w:rPr>
            <w:rStyle w:val="Hyperlink"/>
          </w:rPr>
          <w:t>10.1038/NRN2297</w:t>
        </w:r>
      </w:hyperlink>
    </w:p>
    <w:p w14:paraId="64333E94" w14:textId="77777777" w:rsidR="000A374F" w:rsidRDefault="00EB098A">
      <w:pPr>
        <w:pStyle w:val="Literaturverzeichnis"/>
      </w:pPr>
      <w:bookmarkStart w:id="1824" w:name="ref-Hufner2019"/>
      <w:bookmarkEnd w:id="1823"/>
      <w:r>
        <w:t xml:space="preserve">3. </w:t>
      </w:r>
      <w:r>
        <w:tab/>
      </w:r>
      <w:proofErr w:type="spellStart"/>
      <w:r>
        <w:t>Hüfner</w:t>
      </w:r>
      <w:proofErr w:type="spellEnd"/>
      <w:r>
        <w:t xml:space="preserve"> K, Fuchs D, </w:t>
      </w:r>
      <w:proofErr w:type="spellStart"/>
      <w:r>
        <w:t>Blauth</w:t>
      </w:r>
      <w:proofErr w:type="spellEnd"/>
      <w:r>
        <w:t xml:space="preserve"> M, </w:t>
      </w:r>
      <w:proofErr w:type="spellStart"/>
      <w:r>
        <w:t>Sperner-Unterweger</w:t>
      </w:r>
      <w:proofErr w:type="spellEnd"/>
      <w:r>
        <w:t xml:space="preserve"> B. How acute and chronic physical disease may influence mental health – An Analysis of neurotransmitter precursor amino acid levels. </w:t>
      </w:r>
      <w:proofErr w:type="spellStart"/>
      <w:r>
        <w:rPr>
          <w:i/>
          <w:iCs/>
        </w:rPr>
        <w:t>Psychoneuroendocrinology</w:t>
      </w:r>
      <w:proofErr w:type="spellEnd"/>
      <w:r>
        <w:t xml:space="preserve"> (2019) 106:95–101. </w:t>
      </w:r>
      <w:proofErr w:type="spellStart"/>
      <w:r>
        <w:t>doi</w:t>
      </w:r>
      <w:proofErr w:type="spellEnd"/>
      <w:r>
        <w:t xml:space="preserve">: </w:t>
      </w:r>
      <w:hyperlink r:id="rId22">
        <w:r>
          <w:rPr>
            <w:rStyle w:val="Hyperlink"/>
          </w:rPr>
          <w:t>10.1016/j.psyneuen.2019.03.028</w:t>
        </w:r>
      </w:hyperlink>
    </w:p>
    <w:p w14:paraId="1CF49566" w14:textId="77777777" w:rsidR="000A374F" w:rsidRDefault="00EB098A">
      <w:pPr>
        <w:pStyle w:val="Literaturverzeichnis"/>
      </w:pPr>
      <w:bookmarkStart w:id="1825" w:name="ref-Hufner2020"/>
      <w:bookmarkEnd w:id="1824"/>
      <w:r>
        <w:t xml:space="preserve">4. </w:t>
      </w:r>
      <w:r>
        <w:tab/>
      </w:r>
      <w:proofErr w:type="spellStart"/>
      <w:r>
        <w:t>Hüfner</w:t>
      </w:r>
      <w:proofErr w:type="spellEnd"/>
      <w:r>
        <w:t xml:space="preserve"> K, Galffy M, </w:t>
      </w:r>
      <w:proofErr w:type="spellStart"/>
      <w:r>
        <w:t>Egeter</w:t>
      </w:r>
      <w:proofErr w:type="spellEnd"/>
      <w:r>
        <w:t xml:space="preserve"> J, </w:t>
      </w:r>
      <w:proofErr w:type="spellStart"/>
      <w:r>
        <w:t>Giesinger</w:t>
      </w:r>
      <w:proofErr w:type="spellEnd"/>
      <w:r>
        <w:t xml:space="preserve"> JM, </w:t>
      </w:r>
      <w:proofErr w:type="spellStart"/>
      <w:r>
        <w:t>Arnhard</w:t>
      </w:r>
      <w:proofErr w:type="spellEnd"/>
      <w:r>
        <w:t xml:space="preserve"> K, </w:t>
      </w:r>
      <w:proofErr w:type="spellStart"/>
      <w:r>
        <w:t>Oberacher</w:t>
      </w:r>
      <w:proofErr w:type="spellEnd"/>
      <w:r>
        <w:t xml:space="preserve"> H, Gostner JM, Fuchs D, </w:t>
      </w:r>
      <w:proofErr w:type="spellStart"/>
      <w:r>
        <w:t>Sperner-Unterweger</w:t>
      </w:r>
      <w:proofErr w:type="spellEnd"/>
      <w:r>
        <w:t xml:space="preserve"> B. Acute and Chronic Mental Stress both Influence Levels of Neurotransmitter Precursor Amino Acids and Derived Biogenic Amines. </w:t>
      </w:r>
      <w:r>
        <w:rPr>
          <w:i/>
          <w:iCs/>
        </w:rPr>
        <w:t>Brain Sciences</w:t>
      </w:r>
      <w:r>
        <w:t xml:space="preserve"> (2020) 10: </w:t>
      </w:r>
      <w:proofErr w:type="spellStart"/>
      <w:r>
        <w:t>doi</w:t>
      </w:r>
      <w:proofErr w:type="spellEnd"/>
      <w:r>
        <w:t xml:space="preserve">: </w:t>
      </w:r>
      <w:hyperlink r:id="rId23">
        <w:r>
          <w:rPr>
            <w:rStyle w:val="Hyperlink"/>
          </w:rPr>
          <w:t>10.3390/BRAINSCI10060322</w:t>
        </w:r>
      </w:hyperlink>
    </w:p>
    <w:p w14:paraId="6E143787" w14:textId="77777777" w:rsidR="000A374F" w:rsidRDefault="00EB098A">
      <w:pPr>
        <w:pStyle w:val="Literaturverzeichnis"/>
      </w:pPr>
      <w:bookmarkStart w:id="1826" w:name="ref-Maes2012"/>
      <w:bookmarkEnd w:id="1825"/>
      <w:r>
        <w:t xml:space="preserve">5. </w:t>
      </w:r>
      <w:r>
        <w:tab/>
      </w:r>
      <w:proofErr w:type="spellStart"/>
      <w:r>
        <w:t>Maes</w:t>
      </w:r>
      <w:proofErr w:type="spellEnd"/>
      <w:r>
        <w:t xml:space="preserve"> M, Berk M, </w:t>
      </w:r>
      <w:proofErr w:type="spellStart"/>
      <w:r>
        <w:t>Goehler</w:t>
      </w:r>
      <w:proofErr w:type="spellEnd"/>
      <w:r>
        <w:t xml:space="preserve"> L, Song C, Anderson G, </w:t>
      </w:r>
      <w:proofErr w:type="spellStart"/>
      <w:r>
        <w:t>Gałecki</w:t>
      </w:r>
      <w:proofErr w:type="spellEnd"/>
      <w:r>
        <w:t xml:space="preserve"> P, Leonard B. Depression and sickness behavior are Janus-faced responses to shared inflammatory pathways. </w:t>
      </w:r>
      <w:r>
        <w:rPr>
          <w:i/>
          <w:iCs/>
        </w:rPr>
        <w:t>BMC Medicine</w:t>
      </w:r>
      <w:r>
        <w:t xml:space="preserve"> (2012) 10:1–19. </w:t>
      </w:r>
      <w:proofErr w:type="spellStart"/>
      <w:r>
        <w:t>doi</w:t>
      </w:r>
      <w:proofErr w:type="spellEnd"/>
      <w:r>
        <w:t xml:space="preserve">: </w:t>
      </w:r>
      <w:hyperlink r:id="rId24">
        <w:r>
          <w:rPr>
            <w:rStyle w:val="Hyperlink"/>
          </w:rPr>
          <w:t>10.1186/1741-7015-10-66/TABLES/1</w:t>
        </w:r>
      </w:hyperlink>
    </w:p>
    <w:p w14:paraId="18A32F34" w14:textId="77777777" w:rsidR="000A374F" w:rsidRDefault="00EB098A">
      <w:pPr>
        <w:pStyle w:val="Literaturverzeichnis"/>
      </w:pPr>
      <w:bookmarkStart w:id="1827" w:name="ref-Geisler2013"/>
      <w:bookmarkEnd w:id="1826"/>
      <w:r>
        <w:t xml:space="preserve">6. </w:t>
      </w:r>
      <w:r>
        <w:tab/>
        <w:t xml:space="preserve">Geisler S, Gostner JM, Becker K, </w:t>
      </w:r>
      <w:proofErr w:type="spellStart"/>
      <w:r>
        <w:t>Ueberall</w:t>
      </w:r>
      <w:proofErr w:type="spellEnd"/>
      <w:r>
        <w:t xml:space="preserve"> F, Fuchs D. Immune activation and inflammation increase the plasma phenylalanine-to- tyrosine ratio. </w:t>
      </w:r>
      <w:r>
        <w:rPr>
          <w:i/>
          <w:iCs/>
        </w:rPr>
        <w:t>Pteridines</w:t>
      </w:r>
      <w:r>
        <w:t xml:space="preserve"> (2013) 24:27–31. </w:t>
      </w:r>
      <w:proofErr w:type="spellStart"/>
      <w:r>
        <w:t>doi</w:t>
      </w:r>
      <w:proofErr w:type="spellEnd"/>
      <w:r>
        <w:t xml:space="preserve">: </w:t>
      </w:r>
      <w:hyperlink r:id="rId25">
        <w:r>
          <w:rPr>
            <w:rStyle w:val="Hyperlink"/>
          </w:rPr>
          <w:t>10.1515/PTERID-2013-0001/MACHINEREADABLECITATION/RIS</w:t>
        </w:r>
      </w:hyperlink>
    </w:p>
    <w:p w14:paraId="4756ACCA" w14:textId="77777777" w:rsidR="000A374F" w:rsidRPr="005F4E91" w:rsidRDefault="00EB098A">
      <w:pPr>
        <w:pStyle w:val="Literaturverzeichnis"/>
        <w:rPr>
          <w:lang w:val="de-AT"/>
          <w:rPrChange w:id="1828" w:author="Katharina Huefner" w:date="2023-05-25T22:04:00Z">
            <w:rPr/>
          </w:rPrChange>
        </w:rPr>
      </w:pPr>
      <w:bookmarkStart w:id="1829" w:name="ref-Haroon2012"/>
      <w:bookmarkEnd w:id="1827"/>
      <w:r>
        <w:t xml:space="preserve">7. </w:t>
      </w:r>
      <w:r>
        <w:tab/>
        <w:t xml:space="preserve">Haroon E, Raison CL, Miller AH. Psychoneuroimmunology meets neuropsychopharmacology: Translational implications of the impact of inflammation on behavior. </w:t>
      </w:r>
      <w:r w:rsidRPr="005F4E91">
        <w:rPr>
          <w:lang w:val="de-AT"/>
          <w:rPrChange w:id="1830" w:author="Katharina Huefner" w:date="2023-05-25T22:04:00Z">
            <w:rPr/>
          </w:rPrChange>
        </w:rPr>
        <w:t xml:space="preserve">(2012) 37: </w:t>
      </w:r>
      <w:proofErr w:type="spellStart"/>
      <w:r w:rsidRPr="005F4E91">
        <w:rPr>
          <w:lang w:val="de-AT"/>
          <w:rPrChange w:id="1831" w:author="Katharina Huefner" w:date="2023-05-25T22:04:00Z">
            <w:rPr/>
          </w:rPrChange>
        </w:rPr>
        <w:t>doi</w:t>
      </w:r>
      <w:proofErr w:type="spellEnd"/>
      <w:r w:rsidRPr="005F4E91">
        <w:rPr>
          <w:lang w:val="de-AT"/>
          <w:rPrChange w:id="1832" w:author="Katharina Huefner" w:date="2023-05-25T22:04:00Z">
            <w:rPr/>
          </w:rPrChange>
        </w:rPr>
        <w:t xml:space="preserve">: </w:t>
      </w:r>
      <w:r>
        <w:fldChar w:fldCharType="begin"/>
      </w:r>
      <w:r w:rsidRPr="005F4E91">
        <w:rPr>
          <w:lang w:val="de-AT"/>
          <w:rPrChange w:id="1833" w:author="Katharina Huefner" w:date="2023-05-25T22:04:00Z">
            <w:rPr/>
          </w:rPrChange>
        </w:rPr>
        <w:instrText>HYPERLINK "https://doi.org/10.1038/npp.2011.205" \h</w:instrText>
      </w:r>
      <w:r>
        <w:fldChar w:fldCharType="separate"/>
      </w:r>
      <w:r w:rsidRPr="005F4E91">
        <w:rPr>
          <w:rStyle w:val="Hyperlink"/>
          <w:lang w:val="de-AT"/>
          <w:rPrChange w:id="1834" w:author="Katharina Huefner" w:date="2023-05-25T22:04:00Z">
            <w:rPr>
              <w:rStyle w:val="Hyperlink"/>
            </w:rPr>
          </w:rPrChange>
        </w:rPr>
        <w:t>10.1038/npp.2011.205</w:t>
      </w:r>
      <w:r>
        <w:rPr>
          <w:rStyle w:val="Hyperlink"/>
        </w:rPr>
        <w:fldChar w:fldCharType="end"/>
      </w:r>
    </w:p>
    <w:p w14:paraId="632FA57C" w14:textId="77777777" w:rsidR="000A374F" w:rsidRDefault="00EB098A">
      <w:pPr>
        <w:pStyle w:val="Literaturverzeichnis"/>
      </w:pPr>
      <w:bookmarkStart w:id="1835" w:name="ref-Hufner2015"/>
      <w:bookmarkEnd w:id="1829"/>
      <w:r w:rsidRPr="005F4E91">
        <w:rPr>
          <w:lang w:val="de-AT"/>
          <w:rPrChange w:id="1836" w:author="Katharina Huefner" w:date="2023-05-25T22:04:00Z">
            <w:rPr/>
          </w:rPrChange>
        </w:rPr>
        <w:t xml:space="preserve">8. </w:t>
      </w:r>
      <w:r w:rsidRPr="005F4E91">
        <w:rPr>
          <w:lang w:val="de-AT"/>
          <w:rPrChange w:id="1837" w:author="Katharina Huefner" w:date="2023-05-25T22:04:00Z">
            <w:rPr/>
          </w:rPrChange>
        </w:rPr>
        <w:tab/>
        <w:t xml:space="preserve">Hüfner K, </w:t>
      </w:r>
      <w:proofErr w:type="spellStart"/>
      <w:r w:rsidRPr="005F4E91">
        <w:rPr>
          <w:lang w:val="de-AT"/>
          <w:rPrChange w:id="1838" w:author="Katharina Huefner" w:date="2023-05-25T22:04:00Z">
            <w:rPr/>
          </w:rPrChange>
        </w:rPr>
        <w:t>Oberguggenberger</w:t>
      </w:r>
      <w:proofErr w:type="spellEnd"/>
      <w:r w:rsidRPr="005F4E91">
        <w:rPr>
          <w:lang w:val="de-AT"/>
          <w:rPrChange w:id="1839" w:author="Katharina Huefner" w:date="2023-05-25T22:04:00Z">
            <w:rPr/>
          </w:rPrChange>
        </w:rPr>
        <w:t xml:space="preserve"> A, Kohl C, Geisler S, Gamper E, Meraner V, </w:t>
      </w:r>
      <w:proofErr w:type="spellStart"/>
      <w:r w:rsidRPr="005F4E91">
        <w:rPr>
          <w:lang w:val="de-AT"/>
          <w:rPrChange w:id="1840" w:author="Katharina Huefner" w:date="2023-05-25T22:04:00Z">
            <w:rPr/>
          </w:rPrChange>
        </w:rPr>
        <w:t>Egeter</w:t>
      </w:r>
      <w:proofErr w:type="spellEnd"/>
      <w:r w:rsidRPr="005F4E91">
        <w:rPr>
          <w:lang w:val="de-AT"/>
          <w:rPrChange w:id="1841" w:author="Katharina Huefner" w:date="2023-05-25T22:04:00Z">
            <w:rPr/>
          </w:rPrChange>
        </w:rPr>
        <w:t xml:space="preserve"> J, </w:t>
      </w:r>
      <w:proofErr w:type="spellStart"/>
      <w:r w:rsidRPr="005F4E91">
        <w:rPr>
          <w:lang w:val="de-AT"/>
          <w:rPrChange w:id="1842" w:author="Katharina Huefner" w:date="2023-05-25T22:04:00Z">
            <w:rPr/>
          </w:rPrChange>
        </w:rPr>
        <w:t>Hubalek</w:t>
      </w:r>
      <w:proofErr w:type="spellEnd"/>
      <w:r w:rsidRPr="005F4E91">
        <w:rPr>
          <w:lang w:val="de-AT"/>
          <w:rPrChange w:id="1843" w:author="Katharina Huefner" w:date="2023-05-25T22:04:00Z">
            <w:rPr/>
          </w:rPrChange>
        </w:rPr>
        <w:t xml:space="preserve"> M, Beer B, Fuchs D, et al. </w:t>
      </w:r>
      <w:r>
        <w:t xml:space="preserve">Levels in neurotransmitter precursor amino acids correlate with mental health in patients with breast cancer. </w:t>
      </w:r>
      <w:proofErr w:type="spellStart"/>
      <w:r>
        <w:rPr>
          <w:i/>
          <w:iCs/>
        </w:rPr>
        <w:t>Psychoneuroendocrinology</w:t>
      </w:r>
      <w:proofErr w:type="spellEnd"/>
      <w:r>
        <w:t xml:space="preserve"> (2015) 60:28–38. </w:t>
      </w:r>
      <w:proofErr w:type="spellStart"/>
      <w:r>
        <w:t>doi</w:t>
      </w:r>
      <w:proofErr w:type="spellEnd"/>
      <w:r>
        <w:t xml:space="preserve">: </w:t>
      </w:r>
      <w:hyperlink r:id="rId26">
        <w:r>
          <w:rPr>
            <w:rStyle w:val="Hyperlink"/>
          </w:rPr>
          <w:t>10.1016/J.PSYNEUEN.2015.06.001</w:t>
        </w:r>
      </w:hyperlink>
    </w:p>
    <w:p w14:paraId="35EC79AA" w14:textId="77777777" w:rsidR="000A374F" w:rsidRDefault="00EB098A">
      <w:pPr>
        <w:pStyle w:val="Literaturverzeichnis"/>
      </w:pPr>
      <w:bookmarkStart w:id="1844" w:name="ref-Brown2021"/>
      <w:bookmarkEnd w:id="1835"/>
      <w:r>
        <w:t xml:space="preserve">9. </w:t>
      </w:r>
      <w:r>
        <w:tab/>
        <w:t xml:space="preserve">Brown SJ, Huang XF, Newell KA. The kynurenine pathway in major depression: What we know and where to next. </w:t>
      </w:r>
      <w:r>
        <w:rPr>
          <w:i/>
          <w:iCs/>
        </w:rPr>
        <w:t>Neuroscience &amp; Biobehavioral Reviews</w:t>
      </w:r>
      <w:r>
        <w:t xml:space="preserve"> (2021) 127:917–927. </w:t>
      </w:r>
      <w:proofErr w:type="spellStart"/>
      <w:r>
        <w:t>doi</w:t>
      </w:r>
      <w:proofErr w:type="spellEnd"/>
      <w:r>
        <w:t xml:space="preserve">: </w:t>
      </w:r>
      <w:hyperlink r:id="rId27">
        <w:r>
          <w:rPr>
            <w:rStyle w:val="Hyperlink"/>
          </w:rPr>
          <w:t>10.1016/J.NEUBIOREV.2021.05.018</w:t>
        </w:r>
      </w:hyperlink>
    </w:p>
    <w:p w14:paraId="4C042CA6" w14:textId="77777777" w:rsidR="000A374F" w:rsidRDefault="00EB098A">
      <w:pPr>
        <w:pStyle w:val="Literaturverzeichnis"/>
      </w:pPr>
      <w:bookmarkStart w:id="1845" w:name="ref-Schwarcz2012"/>
      <w:bookmarkEnd w:id="1844"/>
      <w:r>
        <w:t xml:space="preserve">10. </w:t>
      </w:r>
      <w:r>
        <w:tab/>
      </w:r>
      <w:proofErr w:type="spellStart"/>
      <w:r>
        <w:t>Schwarcz</w:t>
      </w:r>
      <w:proofErr w:type="spellEnd"/>
      <w:r>
        <w:t xml:space="preserve"> R, Bruno JP, </w:t>
      </w:r>
      <w:proofErr w:type="spellStart"/>
      <w:r>
        <w:t>Muchowski</w:t>
      </w:r>
      <w:proofErr w:type="spellEnd"/>
      <w:r>
        <w:t xml:space="preserve"> PJ, Wu HQ. Kynurenines in the mammalian brain: When physiology meets pathology. (2012) 13: </w:t>
      </w:r>
      <w:proofErr w:type="spellStart"/>
      <w:r>
        <w:t>doi</w:t>
      </w:r>
      <w:proofErr w:type="spellEnd"/>
      <w:r>
        <w:t xml:space="preserve">: </w:t>
      </w:r>
      <w:hyperlink r:id="rId28">
        <w:r>
          <w:rPr>
            <w:rStyle w:val="Hyperlink"/>
          </w:rPr>
          <w:t>10.1038/nrn3257</w:t>
        </w:r>
      </w:hyperlink>
    </w:p>
    <w:p w14:paraId="5731B77E" w14:textId="77777777" w:rsidR="000A374F" w:rsidRDefault="00EB098A">
      <w:pPr>
        <w:pStyle w:val="Literaturverzeichnis"/>
      </w:pPr>
      <w:bookmarkStart w:id="1846" w:name="ref-Badawy2017"/>
      <w:bookmarkEnd w:id="1845"/>
      <w:r>
        <w:t xml:space="preserve">11. </w:t>
      </w:r>
      <w:r>
        <w:tab/>
      </w:r>
      <w:proofErr w:type="spellStart"/>
      <w:r>
        <w:t>Badawy</w:t>
      </w:r>
      <w:proofErr w:type="spellEnd"/>
      <w:r>
        <w:t xml:space="preserve"> AAB. Kynurenine pathway of tryptophan metabolism: Regulatory and functional aspects. </w:t>
      </w:r>
      <w:r>
        <w:rPr>
          <w:i/>
          <w:iCs/>
        </w:rPr>
        <w:t>International Journal of Tryptophan Research</w:t>
      </w:r>
      <w:r>
        <w:t xml:space="preserve"> (2017) 10: </w:t>
      </w:r>
      <w:proofErr w:type="spellStart"/>
      <w:r>
        <w:t>doi</w:t>
      </w:r>
      <w:proofErr w:type="spellEnd"/>
      <w:r>
        <w:t xml:space="preserve">: </w:t>
      </w:r>
      <w:hyperlink r:id="rId29">
        <w:r>
          <w:rPr>
            <w:rStyle w:val="Hyperlink"/>
          </w:rPr>
          <w:t>10.1177/1178646917691938/ASSET/IMAGES/LARGE/10.1177_1178646917691938-FIG2.JPEG</w:t>
        </w:r>
      </w:hyperlink>
    </w:p>
    <w:p w14:paraId="295938C9" w14:textId="77777777" w:rsidR="000A374F" w:rsidRDefault="00EB098A">
      <w:pPr>
        <w:pStyle w:val="Literaturverzeichnis"/>
      </w:pPr>
      <w:bookmarkStart w:id="1847" w:name="ref-Lukic2022"/>
      <w:bookmarkEnd w:id="1846"/>
      <w:r>
        <w:t xml:space="preserve">12. </w:t>
      </w:r>
      <w:r>
        <w:tab/>
      </w:r>
      <w:proofErr w:type="spellStart"/>
      <w:r>
        <w:t>Lukić</w:t>
      </w:r>
      <w:proofErr w:type="spellEnd"/>
      <w:r>
        <w:t xml:space="preserve"> I, </w:t>
      </w:r>
      <w:proofErr w:type="spellStart"/>
      <w:r>
        <w:t>Ivković</w:t>
      </w:r>
      <w:proofErr w:type="spellEnd"/>
      <w:r>
        <w:t xml:space="preserve"> S, </w:t>
      </w:r>
      <w:proofErr w:type="spellStart"/>
      <w:r>
        <w:t>Mitić</w:t>
      </w:r>
      <w:proofErr w:type="spellEnd"/>
      <w:r>
        <w:t xml:space="preserve"> M, </w:t>
      </w:r>
      <w:proofErr w:type="spellStart"/>
      <w:r>
        <w:t>Adžić</w:t>
      </w:r>
      <w:proofErr w:type="spellEnd"/>
      <w:r>
        <w:t xml:space="preserve"> M. Tryptophan metabolites in depression: Modulation by gut microbiota. </w:t>
      </w:r>
      <w:r>
        <w:rPr>
          <w:i/>
          <w:iCs/>
        </w:rPr>
        <w:t>Frontiers in Behavioral Neuroscience</w:t>
      </w:r>
      <w:r>
        <w:t xml:space="preserve"> (2022) 16:367. </w:t>
      </w:r>
      <w:proofErr w:type="spellStart"/>
      <w:r>
        <w:t>doi</w:t>
      </w:r>
      <w:proofErr w:type="spellEnd"/>
      <w:r>
        <w:t xml:space="preserve">: </w:t>
      </w:r>
      <w:hyperlink r:id="rId30">
        <w:r>
          <w:rPr>
            <w:rStyle w:val="Hyperlink"/>
          </w:rPr>
          <w:t>10.3389/FNBEH.2022.987697/BIBTEX</w:t>
        </w:r>
      </w:hyperlink>
    </w:p>
    <w:p w14:paraId="5EE452F4" w14:textId="77777777" w:rsidR="000A374F" w:rsidRDefault="00EB098A">
      <w:pPr>
        <w:pStyle w:val="Literaturverzeichnis"/>
      </w:pPr>
      <w:bookmarkStart w:id="1848" w:name="ref-Robinson2003"/>
      <w:bookmarkEnd w:id="1847"/>
      <w:r>
        <w:t xml:space="preserve">13. </w:t>
      </w:r>
      <w:r>
        <w:tab/>
        <w:t xml:space="preserve">Robinson CM, </w:t>
      </w:r>
      <w:proofErr w:type="spellStart"/>
      <w:r>
        <w:t>Shirey</w:t>
      </w:r>
      <w:proofErr w:type="spellEnd"/>
      <w:r>
        <w:t xml:space="preserve"> KA, Carlin JM. Synergistic Transcriptional Activation of Indoleamine Dioxygenase by IFN-</w:t>
      </w:r>
      <m:oMath>
        <m:r>
          <w:rPr>
            <w:rFonts w:ascii="Cambria Math" w:hAnsi="Cambria Math"/>
          </w:rPr>
          <m:t>γ</m:t>
        </m:r>
      </m:oMath>
      <w:r>
        <w:t xml:space="preserve"> and Tumor Necrosis Factor-</w:t>
      </w:r>
      <m:oMath>
        <m:r>
          <w:rPr>
            <w:rFonts w:ascii="Cambria Math" w:hAnsi="Cambria Math"/>
          </w:rPr>
          <m:t>α</m:t>
        </m:r>
      </m:oMath>
      <w:r>
        <w:t xml:space="preserve">. </w:t>
      </w:r>
      <w:r>
        <w:rPr>
          <w:i/>
          <w:iCs/>
        </w:rPr>
        <w:t xml:space="preserve">Journal of interferon &amp; cytokine </w:t>
      </w:r>
      <w:proofErr w:type="gramStart"/>
      <w:r>
        <w:rPr>
          <w:i/>
          <w:iCs/>
        </w:rPr>
        <w:t>research :</w:t>
      </w:r>
      <w:proofErr w:type="gramEnd"/>
      <w:r>
        <w:rPr>
          <w:i/>
          <w:iCs/>
        </w:rPr>
        <w:t xml:space="preserve"> the official journal of the International Society for Interferon and Cytokine Research</w:t>
      </w:r>
      <w:r>
        <w:t xml:space="preserve"> (2003) 23:413. </w:t>
      </w:r>
      <w:proofErr w:type="spellStart"/>
      <w:r>
        <w:t>doi</w:t>
      </w:r>
      <w:proofErr w:type="spellEnd"/>
      <w:r>
        <w:t xml:space="preserve">: </w:t>
      </w:r>
      <w:hyperlink r:id="rId31">
        <w:r>
          <w:rPr>
            <w:rStyle w:val="Hyperlink"/>
          </w:rPr>
          <w:t>10.1089/107999003322277829</w:t>
        </w:r>
      </w:hyperlink>
    </w:p>
    <w:p w14:paraId="784F55F8" w14:textId="77777777" w:rsidR="000A374F" w:rsidRDefault="00EB098A">
      <w:pPr>
        <w:pStyle w:val="Literaturverzeichnis"/>
      </w:pPr>
      <w:bookmarkStart w:id="1849" w:name="ref-Dai1990"/>
      <w:bookmarkEnd w:id="1848"/>
      <w:r>
        <w:t xml:space="preserve">14. </w:t>
      </w:r>
      <w:r>
        <w:tab/>
        <w:t xml:space="preserve">Dai W, Gupta SL. Regulation of indoleamine 2,3-dioxygenase gene expression in human fibroblasts by interferon-gamma. Upstream control region discriminates between interferon-gamma and interferon-alpha. </w:t>
      </w:r>
      <w:r>
        <w:rPr>
          <w:i/>
          <w:iCs/>
        </w:rPr>
        <w:t>Journal of Biological Chemistry</w:t>
      </w:r>
      <w:r>
        <w:t xml:space="preserve"> (1990) 265:19871–19877. </w:t>
      </w:r>
      <w:proofErr w:type="spellStart"/>
      <w:r>
        <w:t>doi</w:t>
      </w:r>
      <w:proofErr w:type="spellEnd"/>
      <w:r>
        <w:t xml:space="preserve">: </w:t>
      </w:r>
      <w:hyperlink r:id="rId32">
        <w:r>
          <w:rPr>
            <w:rStyle w:val="Hyperlink"/>
          </w:rPr>
          <w:t>10.1016/S0021-9258(17)45453-6</w:t>
        </w:r>
      </w:hyperlink>
    </w:p>
    <w:p w14:paraId="16A20A8D" w14:textId="77777777" w:rsidR="000A374F" w:rsidRDefault="00EB098A">
      <w:pPr>
        <w:pStyle w:val="Literaturverzeichnis"/>
      </w:pPr>
      <w:bookmarkStart w:id="1850" w:name="ref-Litzenburger2014"/>
      <w:bookmarkEnd w:id="1849"/>
      <w:r>
        <w:t xml:space="preserve">15. </w:t>
      </w:r>
      <w:r>
        <w:tab/>
      </w:r>
      <w:proofErr w:type="spellStart"/>
      <w:r>
        <w:t>Litzenburger</w:t>
      </w:r>
      <w:proofErr w:type="spellEnd"/>
      <w:r>
        <w:t xml:space="preserve"> UM, Opitz CA, </w:t>
      </w:r>
      <w:proofErr w:type="spellStart"/>
      <w:r>
        <w:t>Sahm</w:t>
      </w:r>
      <w:proofErr w:type="spellEnd"/>
      <w:r>
        <w:t xml:space="preserve"> F, </w:t>
      </w:r>
      <w:proofErr w:type="spellStart"/>
      <w:r>
        <w:t>Rauschenbach</w:t>
      </w:r>
      <w:proofErr w:type="spellEnd"/>
      <w:r>
        <w:t xml:space="preserve"> KJ, Trump S, Winter M, Ott M, Ochs K, Lutz C, Liu X, et al. Constitutive IDO expression in human cancer is sustained by an autocrine signaling loop involving IL-6, STAT3 and the AHR. </w:t>
      </w:r>
      <w:proofErr w:type="spellStart"/>
      <w:r>
        <w:rPr>
          <w:i/>
          <w:iCs/>
        </w:rPr>
        <w:t>Oncotarget</w:t>
      </w:r>
      <w:proofErr w:type="spellEnd"/>
      <w:r>
        <w:t xml:space="preserve"> (2014) 5:1038–1051. </w:t>
      </w:r>
      <w:proofErr w:type="spellStart"/>
      <w:r>
        <w:t>doi</w:t>
      </w:r>
      <w:proofErr w:type="spellEnd"/>
      <w:r>
        <w:t xml:space="preserve">: </w:t>
      </w:r>
      <w:hyperlink r:id="rId33">
        <w:r>
          <w:rPr>
            <w:rStyle w:val="Hyperlink"/>
          </w:rPr>
          <w:t>10.18632/ONCOTARGET.1637</w:t>
        </w:r>
      </w:hyperlink>
    </w:p>
    <w:p w14:paraId="617B75A6" w14:textId="77777777" w:rsidR="000A374F" w:rsidRDefault="00EB098A">
      <w:pPr>
        <w:pStyle w:val="Literaturverzeichnis"/>
      </w:pPr>
      <w:bookmarkStart w:id="1851" w:name="ref-Vancassel2018"/>
      <w:bookmarkEnd w:id="1850"/>
      <w:r>
        <w:t xml:space="preserve">16. </w:t>
      </w:r>
      <w:r>
        <w:tab/>
      </w:r>
      <w:proofErr w:type="spellStart"/>
      <w:r>
        <w:t>Vancassel</w:t>
      </w:r>
      <w:proofErr w:type="spellEnd"/>
      <w:r>
        <w:t xml:space="preserve"> S, </w:t>
      </w:r>
      <w:proofErr w:type="spellStart"/>
      <w:r>
        <w:t>Capuron</w:t>
      </w:r>
      <w:proofErr w:type="spellEnd"/>
      <w:r>
        <w:t xml:space="preserve"> L, </w:t>
      </w:r>
      <w:proofErr w:type="spellStart"/>
      <w:r>
        <w:t>Castanon</w:t>
      </w:r>
      <w:proofErr w:type="spellEnd"/>
      <w:r>
        <w:t xml:space="preserve"> N. Brain Kynurenine and BH4 Pathways: Relevance to the Pathophysiology and Treatment of Inflammation-Driven Depressive Symptoms. (2018) 12:499. </w:t>
      </w:r>
      <w:proofErr w:type="spellStart"/>
      <w:r>
        <w:t>doi</w:t>
      </w:r>
      <w:proofErr w:type="spellEnd"/>
      <w:r>
        <w:t xml:space="preserve">: </w:t>
      </w:r>
      <w:hyperlink r:id="rId34">
        <w:r>
          <w:rPr>
            <w:rStyle w:val="Hyperlink"/>
          </w:rPr>
          <w:t>10.3389/fnins.2018.00499</w:t>
        </w:r>
      </w:hyperlink>
    </w:p>
    <w:p w14:paraId="585D4482" w14:textId="77777777" w:rsidR="000A374F" w:rsidRDefault="00EB098A">
      <w:pPr>
        <w:pStyle w:val="Literaturverzeichnis"/>
      </w:pPr>
      <w:bookmarkStart w:id="1852" w:name="ref-Marx2020"/>
      <w:bookmarkEnd w:id="1851"/>
      <w:r>
        <w:t xml:space="preserve">17. </w:t>
      </w:r>
      <w:r>
        <w:tab/>
        <w:t xml:space="preserve">Marx W, McGuinness AJ, Rocks T, </w:t>
      </w:r>
      <w:proofErr w:type="spellStart"/>
      <w:r>
        <w:t>Ruusunen</w:t>
      </w:r>
      <w:proofErr w:type="spellEnd"/>
      <w:r>
        <w:t xml:space="preserve"> A, </w:t>
      </w:r>
      <w:proofErr w:type="spellStart"/>
      <w:r>
        <w:t>Cleminson</w:t>
      </w:r>
      <w:proofErr w:type="spellEnd"/>
      <w:r>
        <w:t xml:space="preserve"> J, Walker AJ, Gomes-da-Costa S, Lane M, </w:t>
      </w:r>
      <w:proofErr w:type="spellStart"/>
      <w:r>
        <w:t>Sanches</w:t>
      </w:r>
      <w:proofErr w:type="spellEnd"/>
      <w:r>
        <w:t xml:space="preserve"> M, Diaz AP, et al. The kynurenine pathway in major depressive disorder, bipolar disorder, and schizophrenia: a meta-analysis of 101 studies. </w:t>
      </w:r>
      <w:r>
        <w:rPr>
          <w:i/>
          <w:iCs/>
        </w:rPr>
        <w:t>Molecular Psychiatry 2020 26:8</w:t>
      </w:r>
      <w:r>
        <w:t xml:space="preserve"> (2020) 26:4158–4178. </w:t>
      </w:r>
      <w:proofErr w:type="spellStart"/>
      <w:r>
        <w:t>doi</w:t>
      </w:r>
      <w:proofErr w:type="spellEnd"/>
      <w:r>
        <w:t xml:space="preserve">: </w:t>
      </w:r>
      <w:hyperlink r:id="rId35">
        <w:r>
          <w:rPr>
            <w:rStyle w:val="Hyperlink"/>
          </w:rPr>
          <w:t>10.1038/s41380-020-00951-9</w:t>
        </w:r>
      </w:hyperlink>
    </w:p>
    <w:p w14:paraId="0D1A1BF3" w14:textId="77777777" w:rsidR="000A374F" w:rsidRDefault="00EB098A">
      <w:pPr>
        <w:pStyle w:val="Literaturverzeichnis"/>
      </w:pPr>
      <w:bookmarkStart w:id="1853" w:name="ref-Hunt2020"/>
      <w:bookmarkEnd w:id="1852"/>
      <w:r>
        <w:t xml:space="preserve">18. </w:t>
      </w:r>
      <w:r>
        <w:tab/>
        <w:t xml:space="preserve">Hunt C, Macedo e Cordeiro T, </w:t>
      </w:r>
      <w:proofErr w:type="spellStart"/>
      <w:r>
        <w:t>Suchting</w:t>
      </w:r>
      <w:proofErr w:type="spellEnd"/>
      <w:r>
        <w:t xml:space="preserve"> R, Dios C de, Cuellar Leal VA, Soares JC, </w:t>
      </w:r>
      <w:proofErr w:type="spellStart"/>
      <w:r>
        <w:t>Dantzer</w:t>
      </w:r>
      <w:proofErr w:type="spellEnd"/>
      <w:r>
        <w:t xml:space="preserve"> R, Teixeira AL, Selvaraj S. Effect of immune activation on the kynurenine pathway and depression symptoms – A systematic review and meta-analysis. (2020) 118: </w:t>
      </w:r>
      <w:proofErr w:type="spellStart"/>
      <w:r>
        <w:t>doi</w:t>
      </w:r>
      <w:proofErr w:type="spellEnd"/>
      <w:r>
        <w:t xml:space="preserve">: </w:t>
      </w:r>
      <w:hyperlink r:id="rId36">
        <w:r>
          <w:rPr>
            <w:rStyle w:val="Hyperlink"/>
          </w:rPr>
          <w:t>10.1016/j.neubiorev.2020.08.010</w:t>
        </w:r>
      </w:hyperlink>
    </w:p>
    <w:p w14:paraId="3DAF0242" w14:textId="77777777" w:rsidR="000A374F" w:rsidRDefault="00EB098A">
      <w:pPr>
        <w:pStyle w:val="Literaturverzeichnis"/>
      </w:pPr>
      <w:bookmarkStart w:id="1854" w:name="ref-Fellendorf2022"/>
      <w:bookmarkEnd w:id="1853"/>
      <w:r>
        <w:t xml:space="preserve">19. </w:t>
      </w:r>
      <w:r>
        <w:tab/>
      </w:r>
      <w:proofErr w:type="spellStart"/>
      <w:r>
        <w:t>Fellendorf</w:t>
      </w:r>
      <w:proofErr w:type="spellEnd"/>
      <w:r>
        <w:t xml:space="preserve"> FT, </w:t>
      </w:r>
      <w:proofErr w:type="spellStart"/>
      <w:r>
        <w:t>Bonkat</w:t>
      </w:r>
      <w:proofErr w:type="spellEnd"/>
      <w:r>
        <w:t xml:space="preserve"> N, </w:t>
      </w:r>
      <w:proofErr w:type="spellStart"/>
      <w:r>
        <w:t>Dalkner</w:t>
      </w:r>
      <w:proofErr w:type="spellEnd"/>
      <w:r>
        <w:t xml:space="preserve"> N, </w:t>
      </w:r>
      <w:proofErr w:type="spellStart"/>
      <w:r>
        <w:t>Schönthaler</w:t>
      </w:r>
      <w:proofErr w:type="spellEnd"/>
      <w:r>
        <w:t xml:space="preserve"> EMD, </w:t>
      </w:r>
      <w:proofErr w:type="spellStart"/>
      <w:r>
        <w:t>Manchia</w:t>
      </w:r>
      <w:proofErr w:type="spellEnd"/>
      <w:r>
        <w:t xml:space="preserve"> M, Fuchs D, </w:t>
      </w:r>
      <w:proofErr w:type="spellStart"/>
      <w:r>
        <w:t>Reininghaus</w:t>
      </w:r>
      <w:proofErr w:type="spellEnd"/>
      <w:r>
        <w:t xml:space="preserve"> EZ. Indoleamine 2,3-dioxygenase (IDO)-activity in Severe Psychiatric Disorders: A Systemic Review. </w:t>
      </w:r>
      <w:r>
        <w:rPr>
          <w:i/>
          <w:iCs/>
        </w:rPr>
        <w:t>Current Topics in Medicinal Chemistry</w:t>
      </w:r>
      <w:r>
        <w:t xml:space="preserve"> (2022) 22: </w:t>
      </w:r>
      <w:proofErr w:type="spellStart"/>
      <w:r>
        <w:t>doi</w:t>
      </w:r>
      <w:proofErr w:type="spellEnd"/>
      <w:r>
        <w:t xml:space="preserve">: </w:t>
      </w:r>
      <w:hyperlink r:id="rId37">
        <w:r>
          <w:rPr>
            <w:rStyle w:val="Hyperlink"/>
          </w:rPr>
          <w:t>10.2174/1568026622666220718155616</w:t>
        </w:r>
      </w:hyperlink>
    </w:p>
    <w:p w14:paraId="7DF674AA" w14:textId="77777777" w:rsidR="000A374F" w:rsidRDefault="00EB098A">
      <w:pPr>
        <w:pStyle w:val="Literaturverzeichnis"/>
      </w:pPr>
      <w:bookmarkStart w:id="1855" w:name="ref-Hufner2021"/>
      <w:bookmarkEnd w:id="1854"/>
      <w:r>
        <w:t xml:space="preserve">20. </w:t>
      </w:r>
      <w:r>
        <w:tab/>
      </w:r>
      <w:proofErr w:type="spellStart"/>
      <w:r>
        <w:t>Hüfner</w:t>
      </w:r>
      <w:proofErr w:type="spellEnd"/>
      <w:r>
        <w:t xml:space="preserve"> K, </w:t>
      </w:r>
      <w:proofErr w:type="spellStart"/>
      <w:r>
        <w:t>Giesinger</w:t>
      </w:r>
      <w:proofErr w:type="spellEnd"/>
      <w:r>
        <w:t xml:space="preserve"> JM, </w:t>
      </w:r>
      <w:proofErr w:type="spellStart"/>
      <w:r>
        <w:t>Gostner</w:t>
      </w:r>
      <w:proofErr w:type="spellEnd"/>
      <w:r>
        <w:t xml:space="preserve"> JM, </w:t>
      </w:r>
      <w:proofErr w:type="spellStart"/>
      <w:r>
        <w:t>Egeter</w:t>
      </w:r>
      <w:proofErr w:type="spellEnd"/>
      <w:r>
        <w:t xml:space="preserve"> J, </w:t>
      </w:r>
      <w:proofErr w:type="spellStart"/>
      <w:r>
        <w:t>Koudouovoh</w:t>
      </w:r>
      <w:proofErr w:type="spellEnd"/>
      <w:r>
        <w:t xml:space="preserve">-Tripp P, Vill T, Fuchs D, </w:t>
      </w:r>
      <w:proofErr w:type="spellStart"/>
      <w:r>
        <w:t>Sperner-Unterweger</w:t>
      </w:r>
      <w:proofErr w:type="spellEnd"/>
      <w:r>
        <w:t xml:space="preserve"> B. Neurotransmitter Precursor Amino Acid Ratios Show Differential, Inverse Correlations with Depression Severity in the Low and High Depression Score </w:t>
      </w:r>
      <w:r>
        <w:lastRenderedPageBreak/>
        <w:t xml:space="preserve">Range. </w:t>
      </w:r>
      <w:r>
        <w:rPr>
          <w:i/>
          <w:iCs/>
        </w:rPr>
        <w:t xml:space="preserve">International Journal of Tryptophan </w:t>
      </w:r>
      <w:proofErr w:type="gramStart"/>
      <w:r>
        <w:rPr>
          <w:i/>
          <w:iCs/>
        </w:rPr>
        <w:t>Research :</w:t>
      </w:r>
      <w:proofErr w:type="gramEnd"/>
      <w:r>
        <w:rPr>
          <w:i/>
          <w:iCs/>
        </w:rPr>
        <w:t xml:space="preserve"> IJTR</w:t>
      </w:r>
      <w:r>
        <w:t xml:space="preserve"> (2021) 14: </w:t>
      </w:r>
      <w:proofErr w:type="spellStart"/>
      <w:r>
        <w:t>doi</w:t>
      </w:r>
      <w:proofErr w:type="spellEnd"/>
      <w:r>
        <w:t xml:space="preserve">: </w:t>
      </w:r>
      <w:hyperlink r:id="rId38">
        <w:r>
          <w:rPr>
            <w:rStyle w:val="Hyperlink"/>
          </w:rPr>
          <w:t>10.1177/11786469211039220</w:t>
        </w:r>
      </w:hyperlink>
    </w:p>
    <w:p w14:paraId="72E6A407" w14:textId="77777777" w:rsidR="000A374F" w:rsidRDefault="00EB098A">
      <w:pPr>
        <w:pStyle w:val="Literaturverzeichnis"/>
      </w:pPr>
      <w:bookmarkStart w:id="1856" w:name="ref-Paul-Savoie2011"/>
      <w:bookmarkEnd w:id="1855"/>
      <w:r>
        <w:t xml:space="preserve">21. </w:t>
      </w:r>
      <w:r>
        <w:tab/>
        <w:t>Paul-</w:t>
      </w:r>
      <w:proofErr w:type="spellStart"/>
      <w:r>
        <w:t>Savoie</w:t>
      </w:r>
      <w:proofErr w:type="spellEnd"/>
      <w:r>
        <w:t xml:space="preserve"> É, Potvin S, Daigle K, Normand E, Corbin JF, Gagnon R, Marchand S. A deficit in peripheral serotonin levels in major depressive disorder but not in chronic widespread pain. </w:t>
      </w:r>
      <w:r>
        <w:rPr>
          <w:i/>
          <w:iCs/>
        </w:rPr>
        <w:t>The Clinical journal of pain</w:t>
      </w:r>
      <w:r>
        <w:t xml:space="preserve"> (2011) 27:529–534. </w:t>
      </w:r>
      <w:proofErr w:type="spellStart"/>
      <w:r>
        <w:t>doi</w:t>
      </w:r>
      <w:proofErr w:type="spellEnd"/>
      <w:r>
        <w:t xml:space="preserve">: </w:t>
      </w:r>
      <w:hyperlink r:id="rId39">
        <w:r>
          <w:rPr>
            <w:rStyle w:val="Hyperlink"/>
          </w:rPr>
          <w:t>10.1097/AJP.0B013E31820DFEDE</w:t>
        </w:r>
      </w:hyperlink>
    </w:p>
    <w:p w14:paraId="152F8D91" w14:textId="77777777" w:rsidR="000A374F" w:rsidRDefault="00EB098A">
      <w:pPr>
        <w:pStyle w:val="Literaturverzeichnis"/>
      </w:pPr>
      <w:bookmarkStart w:id="1857" w:name="ref-Capuron2011"/>
      <w:bookmarkEnd w:id="1856"/>
      <w:r>
        <w:t xml:space="preserve">22. </w:t>
      </w:r>
      <w:r>
        <w:tab/>
      </w:r>
      <w:proofErr w:type="spellStart"/>
      <w:r>
        <w:t>Capuron</w:t>
      </w:r>
      <w:proofErr w:type="spellEnd"/>
      <w:r>
        <w:t xml:space="preserve"> L, </w:t>
      </w:r>
      <w:proofErr w:type="spellStart"/>
      <w:r>
        <w:t>Schroecksnadel</w:t>
      </w:r>
      <w:proofErr w:type="spellEnd"/>
      <w:r>
        <w:t xml:space="preserve"> S, </w:t>
      </w:r>
      <w:proofErr w:type="spellStart"/>
      <w:r>
        <w:t>Féart</w:t>
      </w:r>
      <w:proofErr w:type="spellEnd"/>
      <w:r>
        <w:t xml:space="preserve"> C, Aubert A, </w:t>
      </w:r>
      <w:proofErr w:type="spellStart"/>
      <w:r>
        <w:t>Higueret</w:t>
      </w:r>
      <w:proofErr w:type="spellEnd"/>
      <w:r>
        <w:t xml:space="preserve"> D, </w:t>
      </w:r>
      <w:proofErr w:type="spellStart"/>
      <w:r>
        <w:t>Barberger</w:t>
      </w:r>
      <w:proofErr w:type="spellEnd"/>
      <w:r>
        <w:t xml:space="preserve">-Gateau P, </w:t>
      </w:r>
      <w:proofErr w:type="spellStart"/>
      <w:r>
        <w:t>Layé</w:t>
      </w:r>
      <w:proofErr w:type="spellEnd"/>
      <w:r>
        <w:t xml:space="preserve"> S, Fuchs D. Chronic low-grade inflammation in elderly persons is associated with altered tryptophan and tyrosine metabolism: role in neuropsychiatric symptoms. </w:t>
      </w:r>
      <w:r>
        <w:rPr>
          <w:i/>
          <w:iCs/>
        </w:rPr>
        <w:t>Biological psychiatry</w:t>
      </w:r>
      <w:r>
        <w:t xml:space="preserve"> (2011) 70:175–182. </w:t>
      </w:r>
      <w:proofErr w:type="spellStart"/>
      <w:r>
        <w:t>doi</w:t>
      </w:r>
      <w:proofErr w:type="spellEnd"/>
      <w:r>
        <w:t xml:space="preserve">: </w:t>
      </w:r>
      <w:hyperlink r:id="rId40">
        <w:r>
          <w:rPr>
            <w:rStyle w:val="Hyperlink"/>
          </w:rPr>
          <w:t>10.1016/J.BIOPSYCH.2010.12.006</w:t>
        </w:r>
      </w:hyperlink>
    </w:p>
    <w:p w14:paraId="5C56B23D" w14:textId="77777777" w:rsidR="000A374F" w:rsidRDefault="00EB098A">
      <w:pPr>
        <w:pStyle w:val="Literaturverzeichnis"/>
      </w:pPr>
      <w:bookmarkStart w:id="1858" w:name="ref-Meiser2013"/>
      <w:bookmarkEnd w:id="1857"/>
      <w:r>
        <w:t xml:space="preserve">23. </w:t>
      </w:r>
      <w:r>
        <w:tab/>
      </w:r>
      <w:proofErr w:type="spellStart"/>
      <w:r>
        <w:t>Meiser</w:t>
      </w:r>
      <w:proofErr w:type="spellEnd"/>
      <w:r>
        <w:t xml:space="preserve"> J, </w:t>
      </w:r>
      <w:proofErr w:type="spellStart"/>
      <w:r>
        <w:t>Weindl</w:t>
      </w:r>
      <w:proofErr w:type="spellEnd"/>
      <w:r>
        <w:t xml:space="preserve"> D, Hiller K. Complexity of dopamine metabolism. </w:t>
      </w:r>
      <w:r>
        <w:rPr>
          <w:i/>
          <w:iCs/>
        </w:rPr>
        <w:t>Cell Communication and Signaling</w:t>
      </w:r>
      <w:r>
        <w:t xml:space="preserve"> (2013) 11:1–18. </w:t>
      </w:r>
      <w:proofErr w:type="spellStart"/>
      <w:r>
        <w:t>doi</w:t>
      </w:r>
      <w:proofErr w:type="spellEnd"/>
      <w:r>
        <w:t xml:space="preserve">: </w:t>
      </w:r>
      <w:hyperlink r:id="rId41">
        <w:r>
          <w:rPr>
            <w:rStyle w:val="Hyperlink"/>
          </w:rPr>
          <w:t>10.1186/1478-811X-11-34/FIGURES/5</w:t>
        </w:r>
      </w:hyperlink>
    </w:p>
    <w:p w14:paraId="0500C1B4" w14:textId="77777777" w:rsidR="000A374F" w:rsidRDefault="00EB098A">
      <w:pPr>
        <w:pStyle w:val="Literaturverzeichnis"/>
      </w:pPr>
      <w:bookmarkStart w:id="1859" w:name="ref-Fanet2021"/>
      <w:bookmarkEnd w:id="1858"/>
      <w:r>
        <w:t xml:space="preserve">24. </w:t>
      </w:r>
      <w:r>
        <w:tab/>
      </w:r>
      <w:proofErr w:type="spellStart"/>
      <w:r>
        <w:t>Fanet</w:t>
      </w:r>
      <w:proofErr w:type="spellEnd"/>
      <w:r>
        <w:t xml:space="preserve"> H, </w:t>
      </w:r>
      <w:proofErr w:type="spellStart"/>
      <w:r>
        <w:t>Capuron</w:t>
      </w:r>
      <w:proofErr w:type="spellEnd"/>
      <w:r>
        <w:t xml:space="preserve"> L, </w:t>
      </w:r>
      <w:proofErr w:type="spellStart"/>
      <w:r>
        <w:t>Castanon</w:t>
      </w:r>
      <w:proofErr w:type="spellEnd"/>
      <w:r>
        <w:t xml:space="preserve"> N, Calon F, </w:t>
      </w:r>
      <w:proofErr w:type="spellStart"/>
      <w:r>
        <w:t>Vancassel</w:t>
      </w:r>
      <w:proofErr w:type="spellEnd"/>
      <w:r>
        <w:t xml:space="preserve"> S. </w:t>
      </w:r>
      <w:proofErr w:type="spellStart"/>
      <w:r>
        <w:t>Tetrahydrobioterin</w:t>
      </w:r>
      <w:proofErr w:type="spellEnd"/>
      <w:r>
        <w:t xml:space="preserve"> (BH4) Pathway: From Metabolism to Neuropsychiatry. </w:t>
      </w:r>
      <w:r>
        <w:rPr>
          <w:i/>
          <w:iCs/>
        </w:rPr>
        <w:t>Current neuropharmacology</w:t>
      </w:r>
      <w:r>
        <w:t xml:space="preserve"> (2021) 19:591–609. </w:t>
      </w:r>
      <w:proofErr w:type="spellStart"/>
      <w:r>
        <w:t>doi</w:t>
      </w:r>
      <w:proofErr w:type="spellEnd"/>
      <w:r>
        <w:t xml:space="preserve">: </w:t>
      </w:r>
      <w:hyperlink r:id="rId42">
        <w:r>
          <w:rPr>
            <w:rStyle w:val="Hyperlink"/>
          </w:rPr>
          <w:t>10.2174/1570159X18666200729103529</w:t>
        </w:r>
      </w:hyperlink>
    </w:p>
    <w:p w14:paraId="0913CD51" w14:textId="77777777" w:rsidR="000A374F" w:rsidRDefault="00EB098A">
      <w:pPr>
        <w:pStyle w:val="Literaturverzeichnis"/>
      </w:pPr>
      <w:bookmarkStart w:id="1860" w:name="ref-Neurauter2008"/>
      <w:bookmarkEnd w:id="1859"/>
      <w:r>
        <w:t xml:space="preserve">25. </w:t>
      </w:r>
      <w:r>
        <w:tab/>
      </w:r>
      <w:proofErr w:type="spellStart"/>
      <w:r>
        <w:t>Neurauter</w:t>
      </w:r>
      <w:proofErr w:type="spellEnd"/>
      <w:r>
        <w:t xml:space="preserve"> G, </w:t>
      </w:r>
      <w:proofErr w:type="spellStart"/>
      <w:r>
        <w:t>Schrocksnadel</w:t>
      </w:r>
      <w:proofErr w:type="spellEnd"/>
      <w:r>
        <w:t xml:space="preserve"> K, Scholl-</w:t>
      </w:r>
      <w:proofErr w:type="spellStart"/>
      <w:r>
        <w:t>Burgi</w:t>
      </w:r>
      <w:proofErr w:type="spellEnd"/>
      <w:r>
        <w:t xml:space="preserve"> S, </w:t>
      </w:r>
      <w:proofErr w:type="spellStart"/>
      <w:r>
        <w:t>Sperner-Unterweger</w:t>
      </w:r>
      <w:proofErr w:type="spellEnd"/>
      <w:r>
        <w:t xml:space="preserve"> B, Schubert C, </w:t>
      </w:r>
      <w:proofErr w:type="spellStart"/>
      <w:r>
        <w:t>Ledochowski</w:t>
      </w:r>
      <w:proofErr w:type="spellEnd"/>
      <w:r>
        <w:t xml:space="preserve"> M, Fuchs D. Chronic immune stimulation correlates with reduced phenylalanine turnover. </w:t>
      </w:r>
      <w:r>
        <w:rPr>
          <w:i/>
          <w:iCs/>
        </w:rPr>
        <w:t>Current drug metabolism</w:t>
      </w:r>
      <w:r>
        <w:t xml:space="preserve"> (2008) 9:622–627. </w:t>
      </w:r>
      <w:proofErr w:type="spellStart"/>
      <w:r>
        <w:t>doi</w:t>
      </w:r>
      <w:proofErr w:type="spellEnd"/>
      <w:r>
        <w:t xml:space="preserve">: </w:t>
      </w:r>
      <w:hyperlink r:id="rId43">
        <w:r>
          <w:rPr>
            <w:rStyle w:val="Hyperlink"/>
          </w:rPr>
          <w:t>10.2174/138920008785821738</w:t>
        </w:r>
      </w:hyperlink>
    </w:p>
    <w:p w14:paraId="57B8555F" w14:textId="77777777" w:rsidR="000A374F" w:rsidRDefault="00EB098A">
      <w:pPr>
        <w:pStyle w:val="Literaturverzeichnis"/>
      </w:pPr>
      <w:bookmarkStart w:id="1861" w:name="ref-Huang2021"/>
      <w:bookmarkEnd w:id="1860"/>
      <w:r>
        <w:t xml:space="preserve">26. </w:t>
      </w:r>
      <w:r>
        <w:tab/>
        <w:t xml:space="preserve">Huang C, Huang L, Wang Y, Li X, Ren L, Gu X, Kang L, Guo L, Liu M, Zhou X, et al. 6-month consequences of COVID-19 in patients discharged from hospital: a cohort study. </w:t>
      </w:r>
      <w:r>
        <w:rPr>
          <w:i/>
          <w:iCs/>
        </w:rPr>
        <w:t>The Lancet</w:t>
      </w:r>
      <w:r>
        <w:t xml:space="preserve"> (2021) 397:220–232. </w:t>
      </w:r>
      <w:proofErr w:type="spellStart"/>
      <w:r>
        <w:t>doi</w:t>
      </w:r>
      <w:proofErr w:type="spellEnd"/>
      <w:r>
        <w:t xml:space="preserve">: </w:t>
      </w:r>
      <w:hyperlink r:id="rId44">
        <w:r>
          <w:rPr>
            <w:rStyle w:val="Hyperlink"/>
          </w:rPr>
          <w:t>10.1016/S0140-6736(20)32656-8</w:t>
        </w:r>
      </w:hyperlink>
    </w:p>
    <w:p w14:paraId="55AFF926" w14:textId="77777777" w:rsidR="000A374F" w:rsidRDefault="00EB098A">
      <w:pPr>
        <w:pStyle w:val="Literaturverzeichnis"/>
      </w:pPr>
      <w:bookmarkStart w:id="1862" w:name="ref-Al-Aly2021"/>
      <w:bookmarkEnd w:id="1861"/>
      <w:r>
        <w:t xml:space="preserve">27. </w:t>
      </w:r>
      <w:r>
        <w:tab/>
        <w:t xml:space="preserve">Al-Aly Z, </w:t>
      </w:r>
      <w:proofErr w:type="spellStart"/>
      <w:r>
        <w:t>Xie</w:t>
      </w:r>
      <w:proofErr w:type="spellEnd"/>
      <w:r>
        <w:t xml:space="preserve"> Y, Bowe B. High-dimensional characterization of post-acute sequelae of COVID-19. </w:t>
      </w:r>
      <w:r>
        <w:rPr>
          <w:i/>
          <w:iCs/>
        </w:rPr>
        <w:t>Nature</w:t>
      </w:r>
      <w:r>
        <w:t xml:space="preserve"> (2021) 594:259–264. </w:t>
      </w:r>
      <w:proofErr w:type="spellStart"/>
      <w:r>
        <w:t>doi</w:t>
      </w:r>
      <w:proofErr w:type="spellEnd"/>
      <w:r>
        <w:t xml:space="preserve">: </w:t>
      </w:r>
      <w:hyperlink r:id="rId45">
        <w:r>
          <w:rPr>
            <w:rStyle w:val="Hyperlink"/>
          </w:rPr>
          <w:t>10.1038/s41586-021-03553-9</w:t>
        </w:r>
      </w:hyperlink>
    </w:p>
    <w:p w14:paraId="5AF60643" w14:textId="77777777" w:rsidR="000A374F" w:rsidRDefault="00EB098A">
      <w:pPr>
        <w:pStyle w:val="Literaturverzeichnis"/>
      </w:pPr>
      <w:bookmarkStart w:id="1863" w:name="ref-Hufner2022"/>
      <w:bookmarkEnd w:id="1862"/>
      <w:r>
        <w:t xml:space="preserve">28. </w:t>
      </w:r>
      <w:r>
        <w:tab/>
      </w:r>
      <w:proofErr w:type="spellStart"/>
      <w:r>
        <w:t>Hüfner</w:t>
      </w:r>
      <w:proofErr w:type="spellEnd"/>
      <w:r>
        <w:t xml:space="preserve"> K, </w:t>
      </w:r>
      <w:proofErr w:type="spellStart"/>
      <w:r>
        <w:t>Tymoszuk</w:t>
      </w:r>
      <w:proofErr w:type="spellEnd"/>
      <w:r>
        <w:t xml:space="preserve"> P, </w:t>
      </w:r>
      <w:proofErr w:type="spellStart"/>
      <w:r>
        <w:t>Ausserhofer</w:t>
      </w:r>
      <w:proofErr w:type="spellEnd"/>
      <w:r>
        <w:t xml:space="preserve"> D, </w:t>
      </w:r>
      <w:proofErr w:type="spellStart"/>
      <w:r>
        <w:t>Sahanic</w:t>
      </w:r>
      <w:proofErr w:type="spellEnd"/>
      <w:r>
        <w:t xml:space="preserve"> S, </w:t>
      </w:r>
      <w:proofErr w:type="spellStart"/>
      <w:r>
        <w:t>Pizzini</w:t>
      </w:r>
      <w:proofErr w:type="spellEnd"/>
      <w:r>
        <w:t xml:space="preserve"> A, </w:t>
      </w:r>
      <w:proofErr w:type="spellStart"/>
      <w:r>
        <w:t>Rass</w:t>
      </w:r>
      <w:proofErr w:type="spellEnd"/>
      <w:r>
        <w:t xml:space="preserve"> V, Galffy M, </w:t>
      </w:r>
      <w:proofErr w:type="spellStart"/>
      <w:r>
        <w:t>Böhm</w:t>
      </w:r>
      <w:proofErr w:type="spellEnd"/>
      <w:r>
        <w:t xml:space="preserve"> A, Kurz K, </w:t>
      </w:r>
      <w:proofErr w:type="spellStart"/>
      <w:r>
        <w:t>Sonnweber</w:t>
      </w:r>
      <w:proofErr w:type="spellEnd"/>
      <w:r>
        <w:t xml:space="preserve"> T, et al. Who Is at Risk of Poor Mental Health Following Coronavirus Disease-19 Outpatient Management? </w:t>
      </w:r>
      <w:r>
        <w:rPr>
          <w:i/>
          <w:iCs/>
        </w:rPr>
        <w:t>Frontiers in Medicine</w:t>
      </w:r>
      <w:r>
        <w:t xml:space="preserve"> (2022) 9: </w:t>
      </w:r>
      <w:proofErr w:type="spellStart"/>
      <w:r>
        <w:t>doi</w:t>
      </w:r>
      <w:proofErr w:type="spellEnd"/>
      <w:r>
        <w:t xml:space="preserve">: </w:t>
      </w:r>
      <w:hyperlink r:id="rId46">
        <w:r>
          <w:rPr>
            <w:rStyle w:val="Hyperlink"/>
          </w:rPr>
          <w:t>10.3389/fmed.2022.792881</w:t>
        </w:r>
      </w:hyperlink>
    </w:p>
    <w:p w14:paraId="2B5B21EA" w14:textId="77777777" w:rsidR="000A374F" w:rsidRDefault="00EB098A">
      <w:pPr>
        <w:pStyle w:val="Literaturverzeichnis"/>
      </w:pPr>
      <w:bookmarkStart w:id="1864" w:name="ref-Sahanic2023"/>
      <w:bookmarkEnd w:id="1863"/>
      <w:r>
        <w:t xml:space="preserve">29. </w:t>
      </w:r>
      <w:r>
        <w:tab/>
        <w:t xml:space="preserve">Sahanic S, Tymoszuk P, Luger AK, </w:t>
      </w:r>
      <w:proofErr w:type="spellStart"/>
      <w:r>
        <w:t>Hüfner</w:t>
      </w:r>
      <w:proofErr w:type="spellEnd"/>
      <w:r>
        <w:t xml:space="preserve"> K, Boehm A, </w:t>
      </w:r>
      <w:proofErr w:type="spellStart"/>
      <w:r>
        <w:t>Pizzini</w:t>
      </w:r>
      <w:proofErr w:type="spellEnd"/>
      <w:r>
        <w:t xml:space="preserve"> A, </w:t>
      </w:r>
      <w:proofErr w:type="spellStart"/>
      <w:r>
        <w:t>Schwabl</w:t>
      </w:r>
      <w:proofErr w:type="spellEnd"/>
      <w:r>
        <w:t xml:space="preserve"> C, </w:t>
      </w:r>
      <w:proofErr w:type="spellStart"/>
      <w:r>
        <w:t>Koppelstätter</w:t>
      </w:r>
      <w:proofErr w:type="spellEnd"/>
      <w:r>
        <w:t xml:space="preserve"> S, Kurz K, </w:t>
      </w:r>
      <w:proofErr w:type="spellStart"/>
      <w:r>
        <w:t>Asshoff</w:t>
      </w:r>
      <w:proofErr w:type="spellEnd"/>
      <w:r>
        <w:t xml:space="preserve"> M, et al. COVID-19 and its continuing burden after 12 months: a longitudinal observational prospective </w:t>
      </w:r>
      <w:proofErr w:type="spellStart"/>
      <w:r>
        <w:t>multicentre</w:t>
      </w:r>
      <w:proofErr w:type="spellEnd"/>
      <w:r>
        <w:t xml:space="preserve"> trial. </w:t>
      </w:r>
      <w:r>
        <w:rPr>
          <w:i/>
          <w:iCs/>
        </w:rPr>
        <w:t>ERJ open research</w:t>
      </w:r>
      <w:r>
        <w:t xml:space="preserve"> (2023) 9:00317–2022. </w:t>
      </w:r>
      <w:proofErr w:type="spellStart"/>
      <w:r>
        <w:t>doi</w:t>
      </w:r>
      <w:proofErr w:type="spellEnd"/>
      <w:r>
        <w:t xml:space="preserve">: </w:t>
      </w:r>
      <w:hyperlink r:id="rId47">
        <w:r>
          <w:rPr>
            <w:rStyle w:val="Hyperlink"/>
          </w:rPr>
          <w:t>10.1183/23120541.00317-2022</w:t>
        </w:r>
      </w:hyperlink>
    </w:p>
    <w:p w14:paraId="6230E539" w14:textId="77777777" w:rsidR="000A374F" w:rsidRDefault="00EB098A">
      <w:pPr>
        <w:pStyle w:val="Literaturverzeichnis"/>
      </w:pPr>
      <w:bookmarkStart w:id="1865" w:name="ref-Staudt2022"/>
      <w:bookmarkEnd w:id="1864"/>
      <w:r>
        <w:t xml:space="preserve">30. </w:t>
      </w:r>
      <w:r>
        <w:tab/>
        <w:t xml:space="preserve">Staudt A, </w:t>
      </w:r>
      <w:proofErr w:type="spellStart"/>
      <w:r>
        <w:t>Jörres</w:t>
      </w:r>
      <w:proofErr w:type="spellEnd"/>
      <w:r>
        <w:t xml:space="preserve"> RA, </w:t>
      </w:r>
      <w:proofErr w:type="spellStart"/>
      <w:r>
        <w:t>Hinterberger</w:t>
      </w:r>
      <w:proofErr w:type="spellEnd"/>
      <w:r>
        <w:t xml:space="preserve"> T, </w:t>
      </w:r>
      <w:proofErr w:type="spellStart"/>
      <w:r>
        <w:t>Lehnen</w:t>
      </w:r>
      <w:proofErr w:type="spellEnd"/>
      <w:r>
        <w:t xml:space="preserve"> N, Loew T, Budweiser S. Associations of Post-Acute COVID syndrome with physiological and clinical measures 10 months after hospitalization in patients of the first wave. </w:t>
      </w:r>
      <w:r>
        <w:rPr>
          <w:i/>
          <w:iCs/>
        </w:rPr>
        <w:t>European Journal of Internal Medicine</w:t>
      </w:r>
      <w:r>
        <w:t xml:space="preserve"> (2022) 95: </w:t>
      </w:r>
      <w:proofErr w:type="spellStart"/>
      <w:r>
        <w:t>doi</w:t>
      </w:r>
      <w:proofErr w:type="spellEnd"/>
      <w:r>
        <w:t xml:space="preserve">: </w:t>
      </w:r>
      <w:hyperlink r:id="rId48">
        <w:r>
          <w:rPr>
            <w:rStyle w:val="Hyperlink"/>
          </w:rPr>
          <w:t>10.1016/j.ejim.2021.10.031</w:t>
        </w:r>
      </w:hyperlink>
    </w:p>
    <w:p w14:paraId="08D6A609" w14:textId="77777777" w:rsidR="000A374F" w:rsidRDefault="00EB098A">
      <w:pPr>
        <w:pStyle w:val="Literaturverzeichnis"/>
      </w:pPr>
      <w:bookmarkStart w:id="1866" w:name="ref-Gietl2023"/>
      <w:bookmarkEnd w:id="1865"/>
      <w:r>
        <w:lastRenderedPageBreak/>
        <w:t xml:space="preserve">31. </w:t>
      </w:r>
      <w:r>
        <w:tab/>
      </w:r>
      <w:proofErr w:type="spellStart"/>
      <w:r>
        <w:t>Gietl</w:t>
      </w:r>
      <w:proofErr w:type="spellEnd"/>
      <w:r>
        <w:t xml:space="preserve"> M, Burkert F, </w:t>
      </w:r>
      <w:proofErr w:type="spellStart"/>
      <w:r>
        <w:t>Seiwald</w:t>
      </w:r>
      <w:proofErr w:type="spellEnd"/>
      <w:r>
        <w:t xml:space="preserve"> S, Böhm A, Hofer S, </w:t>
      </w:r>
      <w:proofErr w:type="spellStart"/>
      <w:r>
        <w:t>Gostner</w:t>
      </w:r>
      <w:proofErr w:type="spellEnd"/>
      <w:r>
        <w:t xml:space="preserve"> JM, </w:t>
      </w:r>
      <w:proofErr w:type="spellStart"/>
      <w:r>
        <w:t>Piater</w:t>
      </w:r>
      <w:proofErr w:type="spellEnd"/>
      <w:r>
        <w:t xml:space="preserve"> T, Geisler S, Weiss G, Loeffler-</w:t>
      </w:r>
      <w:proofErr w:type="spellStart"/>
      <w:r>
        <w:t>Ragg</w:t>
      </w:r>
      <w:proofErr w:type="spellEnd"/>
      <w:r>
        <w:t xml:space="preserve"> J, et al. Interferon-gamma Mediated Metabolic Pathways in Hospitalized Patients During Acute and </w:t>
      </w:r>
      <w:proofErr w:type="spellStart"/>
      <w:r>
        <w:t>Reconvalescent</w:t>
      </w:r>
      <w:proofErr w:type="spellEnd"/>
      <w:r>
        <w:t xml:space="preserve"> COVID-19. </w:t>
      </w:r>
      <w:r>
        <w:rPr>
          <w:i/>
          <w:iCs/>
        </w:rPr>
        <w:t xml:space="preserve">International Journal of Tryptophan </w:t>
      </w:r>
      <w:proofErr w:type="gramStart"/>
      <w:r>
        <w:rPr>
          <w:i/>
          <w:iCs/>
        </w:rPr>
        <w:t>Research :</w:t>
      </w:r>
      <w:proofErr w:type="gramEnd"/>
      <w:r>
        <w:rPr>
          <w:i/>
          <w:iCs/>
        </w:rPr>
        <w:t xml:space="preserve"> IJTR</w:t>
      </w:r>
      <w:r>
        <w:t xml:space="preserve"> (2023) 16: </w:t>
      </w:r>
      <w:proofErr w:type="spellStart"/>
      <w:r>
        <w:t>doi</w:t>
      </w:r>
      <w:proofErr w:type="spellEnd"/>
      <w:r>
        <w:t xml:space="preserve">: </w:t>
      </w:r>
      <w:hyperlink r:id="rId49">
        <w:r>
          <w:rPr>
            <w:rStyle w:val="Hyperlink"/>
          </w:rPr>
          <w:t>10.1177/11786469231154244</w:t>
        </w:r>
      </w:hyperlink>
    </w:p>
    <w:p w14:paraId="2DAC5115" w14:textId="77777777" w:rsidR="000A374F" w:rsidRDefault="00EB098A">
      <w:pPr>
        <w:pStyle w:val="Literaturverzeichnis"/>
      </w:pPr>
      <w:bookmarkStart w:id="1867" w:name="ref-Lionetto2021"/>
      <w:bookmarkEnd w:id="1866"/>
      <w:r>
        <w:t xml:space="preserve">32. </w:t>
      </w:r>
      <w:r>
        <w:tab/>
      </w:r>
      <w:proofErr w:type="spellStart"/>
      <w:r>
        <w:t>Lionetto</w:t>
      </w:r>
      <w:proofErr w:type="spellEnd"/>
      <w:r>
        <w:t xml:space="preserve"> L, </w:t>
      </w:r>
      <w:proofErr w:type="spellStart"/>
      <w:r>
        <w:t>Ulivieri</w:t>
      </w:r>
      <w:proofErr w:type="spellEnd"/>
      <w:r>
        <w:t xml:space="preserve"> M, </w:t>
      </w:r>
      <w:proofErr w:type="spellStart"/>
      <w:r>
        <w:t>Capi</w:t>
      </w:r>
      <w:proofErr w:type="spellEnd"/>
      <w:r>
        <w:t xml:space="preserve"> M, De </w:t>
      </w:r>
      <w:proofErr w:type="spellStart"/>
      <w:r>
        <w:t>Bernardini</w:t>
      </w:r>
      <w:proofErr w:type="spellEnd"/>
      <w:r>
        <w:t xml:space="preserve"> D, Fazio F, </w:t>
      </w:r>
      <w:proofErr w:type="spellStart"/>
      <w:r>
        <w:t>Petrucca</w:t>
      </w:r>
      <w:proofErr w:type="spellEnd"/>
      <w:r>
        <w:t xml:space="preserve"> A, Pomes LM, De Luca O, Gentile G, </w:t>
      </w:r>
      <w:proofErr w:type="spellStart"/>
      <w:r>
        <w:t>Casolla</w:t>
      </w:r>
      <w:proofErr w:type="spellEnd"/>
      <w:r>
        <w:t xml:space="preserve"> B, et al. Increased kynurenine-to-tryptophan ratio in the serum of patients infected with SARS-CoV2: An observational cohort study. </w:t>
      </w:r>
      <w:proofErr w:type="spellStart"/>
      <w:r>
        <w:rPr>
          <w:i/>
          <w:iCs/>
        </w:rPr>
        <w:t>Biochimica</w:t>
      </w:r>
      <w:proofErr w:type="spellEnd"/>
      <w:r>
        <w:rPr>
          <w:i/>
          <w:iCs/>
        </w:rPr>
        <w:t xml:space="preserve"> et </w:t>
      </w:r>
      <w:proofErr w:type="spellStart"/>
      <w:r>
        <w:rPr>
          <w:i/>
          <w:iCs/>
        </w:rPr>
        <w:t>biophysica</w:t>
      </w:r>
      <w:proofErr w:type="spellEnd"/>
      <w:r>
        <w:rPr>
          <w:i/>
          <w:iCs/>
        </w:rPr>
        <w:t xml:space="preserve"> acta Molecular basis of disease</w:t>
      </w:r>
      <w:r>
        <w:t xml:space="preserve"> (2021) 1867: </w:t>
      </w:r>
      <w:proofErr w:type="spellStart"/>
      <w:r>
        <w:t>doi</w:t>
      </w:r>
      <w:proofErr w:type="spellEnd"/>
      <w:r>
        <w:t xml:space="preserve">: </w:t>
      </w:r>
      <w:hyperlink r:id="rId50">
        <w:r>
          <w:rPr>
            <w:rStyle w:val="Hyperlink"/>
          </w:rPr>
          <w:t>10.1016/J.BBADIS.2020.166042</w:t>
        </w:r>
      </w:hyperlink>
    </w:p>
    <w:p w14:paraId="46AF53BE" w14:textId="77777777" w:rsidR="000A374F" w:rsidRDefault="00EB098A">
      <w:pPr>
        <w:pStyle w:val="Literaturverzeichnis"/>
      </w:pPr>
      <w:bookmarkStart w:id="1868" w:name="ref-Santiago-Mujika2022"/>
      <w:bookmarkEnd w:id="1867"/>
      <w:r>
        <w:t xml:space="preserve">33. </w:t>
      </w:r>
      <w:r>
        <w:tab/>
        <w:t>Santiago-</w:t>
      </w:r>
      <w:proofErr w:type="spellStart"/>
      <w:r>
        <w:t>Mujika</w:t>
      </w:r>
      <w:proofErr w:type="spellEnd"/>
      <w:r>
        <w:t xml:space="preserve"> E, Heinrich K, George S, </w:t>
      </w:r>
      <w:proofErr w:type="spellStart"/>
      <w:r>
        <w:t>Forton</w:t>
      </w:r>
      <w:proofErr w:type="spellEnd"/>
      <w:r>
        <w:t xml:space="preserve"> C, </w:t>
      </w:r>
      <w:proofErr w:type="spellStart"/>
      <w:r>
        <w:t>Madaj</w:t>
      </w:r>
      <w:proofErr w:type="spellEnd"/>
      <w:r>
        <w:t xml:space="preserve"> Z, Burmeister AR, Sims M, </w:t>
      </w:r>
      <w:proofErr w:type="spellStart"/>
      <w:r>
        <w:t>Pospisilik</w:t>
      </w:r>
      <w:proofErr w:type="spellEnd"/>
      <w:r>
        <w:t xml:space="preserve"> A, </w:t>
      </w:r>
      <w:proofErr w:type="spellStart"/>
      <w:r>
        <w:t>Brundin</w:t>
      </w:r>
      <w:proofErr w:type="spellEnd"/>
      <w:r>
        <w:t xml:space="preserve"> P, Graham SF, et al. Increased levels of circulating neurotoxic metabolites in patients with mild Covid19. </w:t>
      </w:r>
      <w:proofErr w:type="spellStart"/>
      <w:r>
        <w:rPr>
          <w:i/>
          <w:iCs/>
        </w:rPr>
        <w:t>bioRxiv</w:t>
      </w:r>
      <w:proofErr w:type="spellEnd"/>
      <w:r>
        <w:t xml:space="preserve"> (2022)2022.06.22.497189. </w:t>
      </w:r>
      <w:proofErr w:type="spellStart"/>
      <w:r>
        <w:t>doi</w:t>
      </w:r>
      <w:proofErr w:type="spellEnd"/>
      <w:r>
        <w:t xml:space="preserve">: </w:t>
      </w:r>
      <w:hyperlink r:id="rId51">
        <w:r>
          <w:rPr>
            <w:rStyle w:val="Hyperlink"/>
          </w:rPr>
          <w:t>10.1101/2022.06.22.497189</w:t>
        </w:r>
      </w:hyperlink>
    </w:p>
    <w:p w14:paraId="4F2C73F1" w14:textId="77777777" w:rsidR="000A374F" w:rsidRDefault="00EB098A">
      <w:pPr>
        <w:pStyle w:val="Literaturverzeichnis"/>
      </w:pPr>
      <w:bookmarkStart w:id="1869" w:name="ref-Luporini2021"/>
      <w:bookmarkEnd w:id="1868"/>
      <w:r>
        <w:t xml:space="preserve">34. </w:t>
      </w:r>
      <w:r>
        <w:tab/>
      </w:r>
      <w:proofErr w:type="spellStart"/>
      <w:r>
        <w:t>Luporini</w:t>
      </w:r>
      <w:proofErr w:type="spellEnd"/>
      <w:r>
        <w:t xml:space="preserve"> RL, Pott-Junior H, Di Medeiros Leal MCB, Castro A, Ferreira AG, </w:t>
      </w:r>
      <w:proofErr w:type="spellStart"/>
      <w:r>
        <w:t>Cominetti</w:t>
      </w:r>
      <w:proofErr w:type="spellEnd"/>
      <w:r>
        <w:t xml:space="preserve"> MR, de Freitas Anibal F. Phenylalanine and COVID-19: Tracking disease severity markers. </w:t>
      </w:r>
      <w:r>
        <w:rPr>
          <w:i/>
          <w:iCs/>
        </w:rPr>
        <w:t>International Immunopharmacology</w:t>
      </w:r>
      <w:r>
        <w:t xml:space="preserve"> (2021) 101:108313. </w:t>
      </w:r>
      <w:proofErr w:type="spellStart"/>
      <w:r>
        <w:t>doi</w:t>
      </w:r>
      <w:proofErr w:type="spellEnd"/>
      <w:r>
        <w:t xml:space="preserve">: </w:t>
      </w:r>
      <w:hyperlink r:id="rId52">
        <w:r>
          <w:rPr>
            <w:rStyle w:val="Hyperlink"/>
          </w:rPr>
          <w:t>10.1016/J.INTIMP.2021.108313</w:t>
        </w:r>
      </w:hyperlink>
    </w:p>
    <w:p w14:paraId="7768CF2C" w14:textId="77777777" w:rsidR="000A374F" w:rsidRDefault="00EB098A">
      <w:pPr>
        <w:pStyle w:val="Literaturverzeichnis"/>
      </w:pPr>
      <w:bookmarkStart w:id="1870" w:name="ref-Bizjak2022"/>
      <w:bookmarkEnd w:id="1869"/>
      <w:r>
        <w:t xml:space="preserve">35. </w:t>
      </w:r>
      <w:r>
        <w:tab/>
      </w:r>
      <w:proofErr w:type="spellStart"/>
      <w:r>
        <w:t>Bizjak</w:t>
      </w:r>
      <w:proofErr w:type="spellEnd"/>
      <w:r>
        <w:t xml:space="preserve"> DA, </w:t>
      </w:r>
      <w:proofErr w:type="spellStart"/>
      <w:r>
        <w:t>Stangl</w:t>
      </w:r>
      <w:proofErr w:type="spellEnd"/>
      <w:r>
        <w:t xml:space="preserve"> M, </w:t>
      </w:r>
      <w:proofErr w:type="spellStart"/>
      <w:r>
        <w:t>Börner</w:t>
      </w:r>
      <w:proofErr w:type="spellEnd"/>
      <w:r>
        <w:t xml:space="preserve"> N, </w:t>
      </w:r>
      <w:proofErr w:type="spellStart"/>
      <w:r>
        <w:t>Bösch</w:t>
      </w:r>
      <w:proofErr w:type="spellEnd"/>
      <w:r>
        <w:t xml:space="preserve"> F, </w:t>
      </w:r>
      <w:proofErr w:type="spellStart"/>
      <w:r>
        <w:t>Durner</w:t>
      </w:r>
      <w:proofErr w:type="spellEnd"/>
      <w:r>
        <w:t xml:space="preserve"> J, </w:t>
      </w:r>
      <w:proofErr w:type="spellStart"/>
      <w:r>
        <w:t>Drunin</w:t>
      </w:r>
      <w:proofErr w:type="spellEnd"/>
      <w:r>
        <w:t xml:space="preserve"> G, Buhl JL, </w:t>
      </w:r>
      <w:proofErr w:type="spellStart"/>
      <w:r>
        <w:t>Abendroth</w:t>
      </w:r>
      <w:proofErr w:type="spellEnd"/>
      <w:r>
        <w:t xml:space="preserve"> D. Kynurenine serves as useful biomarker in acute, Long- and Post-COVID-19 diagnostics. </w:t>
      </w:r>
      <w:r>
        <w:rPr>
          <w:i/>
          <w:iCs/>
        </w:rPr>
        <w:t>Frontiers in immunology</w:t>
      </w:r>
      <w:r>
        <w:t xml:space="preserve"> (2022) 13: </w:t>
      </w:r>
      <w:proofErr w:type="spellStart"/>
      <w:r>
        <w:t>doi</w:t>
      </w:r>
      <w:proofErr w:type="spellEnd"/>
      <w:r>
        <w:t xml:space="preserve">: </w:t>
      </w:r>
      <w:hyperlink r:id="rId53">
        <w:r>
          <w:rPr>
            <w:rStyle w:val="Hyperlink"/>
          </w:rPr>
          <w:t>10.3389/FIMMU.2022.1004545</w:t>
        </w:r>
      </w:hyperlink>
    </w:p>
    <w:p w14:paraId="0AE0B709" w14:textId="77777777" w:rsidR="000A374F" w:rsidRDefault="00EB098A">
      <w:pPr>
        <w:pStyle w:val="Literaturverzeichnis"/>
      </w:pPr>
      <w:bookmarkStart w:id="1871" w:name="ref-Dewulf2022"/>
      <w:bookmarkEnd w:id="1870"/>
      <w:r>
        <w:t xml:space="preserve">36. </w:t>
      </w:r>
      <w:r>
        <w:tab/>
      </w:r>
      <w:proofErr w:type="spellStart"/>
      <w:r>
        <w:t>Dewulf</w:t>
      </w:r>
      <w:proofErr w:type="spellEnd"/>
      <w:r>
        <w:t xml:space="preserve"> JP, Martin M, Marie S, </w:t>
      </w:r>
      <w:proofErr w:type="spellStart"/>
      <w:r>
        <w:t>Oguz</w:t>
      </w:r>
      <w:proofErr w:type="spellEnd"/>
      <w:r>
        <w:t xml:space="preserve"> F, </w:t>
      </w:r>
      <w:proofErr w:type="spellStart"/>
      <w:r>
        <w:t>Belkhir</w:t>
      </w:r>
      <w:proofErr w:type="spellEnd"/>
      <w:r>
        <w:t xml:space="preserve"> L, De </w:t>
      </w:r>
      <w:proofErr w:type="spellStart"/>
      <w:r>
        <w:t>Greef</w:t>
      </w:r>
      <w:proofErr w:type="spellEnd"/>
      <w:r>
        <w:t xml:space="preserve"> J, </w:t>
      </w:r>
      <w:proofErr w:type="spellStart"/>
      <w:r>
        <w:t>Yombi</w:t>
      </w:r>
      <w:proofErr w:type="spellEnd"/>
      <w:r>
        <w:t xml:space="preserve"> JC, </w:t>
      </w:r>
      <w:proofErr w:type="spellStart"/>
      <w:r>
        <w:t>Wittebole</w:t>
      </w:r>
      <w:proofErr w:type="spellEnd"/>
      <w:r>
        <w:t xml:space="preserve"> X, </w:t>
      </w:r>
      <w:proofErr w:type="spellStart"/>
      <w:r>
        <w:t>Laterre</w:t>
      </w:r>
      <w:proofErr w:type="spellEnd"/>
      <w:r>
        <w:t xml:space="preserve"> PF, </w:t>
      </w:r>
      <w:proofErr w:type="spellStart"/>
      <w:r>
        <w:t>Jadoul</w:t>
      </w:r>
      <w:proofErr w:type="spellEnd"/>
      <w:r>
        <w:t xml:space="preserve"> M, et al. Urine metabolomics links dysregulation of the tryptophan-kynurenine pathway to inflammation and severity of COVID-19. </w:t>
      </w:r>
      <w:r>
        <w:rPr>
          <w:i/>
          <w:iCs/>
        </w:rPr>
        <w:t>Scientific reports</w:t>
      </w:r>
      <w:r>
        <w:t xml:space="preserve"> (2022) 12: </w:t>
      </w:r>
      <w:proofErr w:type="spellStart"/>
      <w:r>
        <w:t>doi</w:t>
      </w:r>
      <w:proofErr w:type="spellEnd"/>
      <w:r>
        <w:t xml:space="preserve">: </w:t>
      </w:r>
      <w:hyperlink r:id="rId54">
        <w:r>
          <w:rPr>
            <w:rStyle w:val="Hyperlink"/>
          </w:rPr>
          <w:t>10.1038/S41598-022-14292-W</w:t>
        </w:r>
      </w:hyperlink>
    </w:p>
    <w:p w14:paraId="69DA850C" w14:textId="77777777" w:rsidR="000A374F" w:rsidRDefault="00EB098A">
      <w:pPr>
        <w:pStyle w:val="Literaturverzeichnis"/>
      </w:pPr>
      <w:bookmarkStart w:id="1872" w:name="ref-Saito2022"/>
      <w:bookmarkEnd w:id="1871"/>
      <w:r>
        <w:t xml:space="preserve">37. </w:t>
      </w:r>
      <w:r>
        <w:tab/>
        <w:t xml:space="preserve">Saito K, Ishikawa R, Kitamura I, Ogawa K, Arakawa N, Sun Y, Imai K, Maeda T, Saito Y, Hasegawa C. Characterization of serotonin as a candidate biomarker of severity and prognosis of COVID-19 using LC/MS analysis. </w:t>
      </w:r>
      <w:r>
        <w:rPr>
          <w:i/>
          <w:iCs/>
        </w:rPr>
        <w:t>Journal of Pharmacological Sciences</w:t>
      </w:r>
      <w:r>
        <w:t xml:space="preserve"> (2022) 150:49–55. </w:t>
      </w:r>
      <w:proofErr w:type="spellStart"/>
      <w:r>
        <w:t>doi</w:t>
      </w:r>
      <w:proofErr w:type="spellEnd"/>
      <w:r>
        <w:t xml:space="preserve">: </w:t>
      </w:r>
      <w:hyperlink r:id="rId55">
        <w:r>
          <w:rPr>
            <w:rStyle w:val="Hyperlink"/>
          </w:rPr>
          <w:t>10.1016/J.JPHS.2022.06.005</w:t>
        </w:r>
      </w:hyperlink>
    </w:p>
    <w:p w14:paraId="7F2F00B6" w14:textId="77777777" w:rsidR="000A374F" w:rsidRDefault="00EB098A">
      <w:pPr>
        <w:pStyle w:val="Literaturverzeichnis"/>
      </w:pPr>
      <w:bookmarkStart w:id="1873" w:name="ref-Bower2022"/>
      <w:bookmarkEnd w:id="1872"/>
      <w:r>
        <w:t xml:space="preserve">38. </w:t>
      </w:r>
      <w:r>
        <w:tab/>
      </w:r>
      <w:r w:rsidRPr="00016944">
        <w:rPr>
          <w:lang w:val="de-DE"/>
        </w:rPr>
        <w:t xml:space="preserve">Bower JE, </w:t>
      </w:r>
      <w:proofErr w:type="spellStart"/>
      <w:r w:rsidRPr="00016944">
        <w:rPr>
          <w:lang w:val="de-DE"/>
        </w:rPr>
        <w:t>Radin</w:t>
      </w:r>
      <w:proofErr w:type="spellEnd"/>
      <w:r w:rsidRPr="00016944">
        <w:rPr>
          <w:lang w:val="de-DE"/>
        </w:rPr>
        <w:t xml:space="preserve"> A, </w:t>
      </w:r>
      <w:proofErr w:type="spellStart"/>
      <w:r w:rsidRPr="00016944">
        <w:rPr>
          <w:lang w:val="de-DE"/>
        </w:rPr>
        <w:t>Kuhlman</w:t>
      </w:r>
      <w:proofErr w:type="spellEnd"/>
      <w:r w:rsidRPr="00016944">
        <w:rPr>
          <w:lang w:val="de-DE"/>
        </w:rPr>
        <w:t xml:space="preserve"> KR. </w:t>
      </w:r>
      <w:r>
        <w:t xml:space="preserve">Psychoneuroimmunology in the time of COVID-19: Why neuro-immune interactions matter for mental and physical health. </w:t>
      </w:r>
      <w:proofErr w:type="spellStart"/>
      <w:r>
        <w:rPr>
          <w:i/>
          <w:iCs/>
        </w:rPr>
        <w:t>Behaviour</w:t>
      </w:r>
      <w:proofErr w:type="spellEnd"/>
      <w:r>
        <w:rPr>
          <w:i/>
          <w:iCs/>
        </w:rPr>
        <w:t xml:space="preserve"> Research and Therapy</w:t>
      </w:r>
      <w:r>
        <w:t xml:space="preserve"> (2022) 154:104104. </w:t>
      </w:r>
      <w:proofErr w:type="spellStart"/>
      <w:r>
        <w:t>doi</w:t>
      </w:r>
      <w:proofErr w:type="spellEnd"/>
      <w:r>
        <w:t xml:space="preserve">: </w:t>
      </w:r>
      <w:hyperlink r:id="rId56">
        <w:r>
          <w:rPr>
            <w:rStyle w:val="Hyperlink"/>
          </w:rPr>
          <w:t>10.1016/J.BRAT.2022.104104</w:t>
        </w:r>
      </w:hyperlink>
    </w:p>
    <w:p w14:paraId="493B40C6" w14:textId="77777777" w:rsidR="000A374F" w:rsidRDefault="00EB098A">
      <w:pPr>
        <w:pStyle w:val="Literaturverzeichnis"/>
      </w:pPr>
      <w:bookmarkStart w:id="1874" w:name="ref-Kucukkarapinar2022"/>
      <w:bookmarkEnd w:id="1873"/>
      <w:r>
        <w:t xml:space="preserve">39. </w:t>
      </w:r>
      <w:r>
        <w:tab/>
      </w:r>
      <w:proofErr w:type="spellStart"/>
      <w:r>
        <w:t>Kucukkarapinar</w:t>
      </w:r>
      <w:proofErr w:type="spellEnd"/>
      <w:r>
        <w:t xml:space="preserve"> M, Yay-Pence A, </w:t>
      </w:r>
      <w:proofErr w:type="spellStart"/>
      <w:r>
        <w:t>Yildiz</w:t>
      </w:r>
      <w:proofErr w:type="spellEnd"/>
      <w:r>
        <w:t xml:space="preserve"> Y, </w:t>
      </w:r>
      <w:proofErr w:type="spellStart"/>
      <w:r>
        <w:t>Buyukkoruk</w:t>
      </w:r>
      <w:proofErr w:type="spellEnd"/>
      <w:r>
        <w:t xml:space="preserve"> M, </w:t>
      </w:r>
      <w:proofErr w:type="spellStart"/>
      <w:r>
        <w:t>Yaz</w:t>
      </w:r>
      <w:proofErr w:type="spellEnd"/>
      <w:r>
        <w:t xml:space="preserve">-Aydin G, </w:t>
      </w:r>
      <w:proofErr w:type="spellStart"/>
      <w:r>
        <w:t>Deveci-Bulut</w:t>
      </w:r>
      <w:proofErr w:type="spellEnd"/>
      <w:r>
        <w:t xml:space="preserve"> TS, Gulbahar O, </w:t>
      </w:r>
      <w:proofErr w:type="spellStart"/>
      <w:r>
        <w:t>Senol</w:t>
      </w:r>
      <w:proofErr w:type="spellEnd"/>
      <w:r>
        <w:t xml:space="preserve"> E, </w:t>
      </w:r>
      <w:proofErr w:type="spellStart"/>
      <w:r>
        <w:t>Candansayar</w:t>
      </w:r>
      <w:proofErr w:type="spellEnd"/>
      <w:r>
        <w:t xml:space="preserve"> S. Psychological outcomes of COVID-19 survivors at sixth months after diagnose: the role of kynurenine pathway metabolites in depression, anxiety, and stress. </w:t>
      </w:r>
      <w:r>
        <w:rPr>
          <w:i/>
          <w:iCs/>
        </w:rPr>
        <w:t>Journal of Neural Transmission</w:t>
      </w:r>
      <w:r>
        <w:t xml:space="preserve"> (2022) 129: </w:t>
      </w:r>
      <w:proofErr w:type="spellStart"/>
      <w:r>
        <w:t>doi</w:t>
      </w:r>
      <w:proofErr w:type="spellEnd"/>
      <w:r>
        <w:t xml:space="preserve">: </w:t>
      </w:r>
      <w:hyperlink r:id="rId57">
        <w:r>
          <w:rPr>
            <w:rStyle w:val="Hyperlink"/>
          </w:rPr>
          <w:t>10.1007/s00702-022-02525-1</w:t>
        </w:r>
      </w:hyperlink>
    </w:p>
    <w:p w14:paraId="0130D31C" w14:textId="77777777" w:rsidR="000A374F" w:rsidRDefault="00EB098A">
      <w:pPr>
        <w:pStyle w:val="Literaturverzeichnis"/>
      </w:pPr>
      <w:bookmarkStart w:id="1875" w:name="ref-Matits2023"/>
      <w:bookmarkEnd w:id="1874"/>
      <w:r>
        <w:lastRenderedPageBreak/>
        <w:t xml:space="preserve">40. </w:t>
      </w:r>
      <w:r>
        <w:tab/>
      </w:r>
      <w:proofErr w:type="spellStart"/>
      <w:r>
        <w:t>Matits</w:t>
      </w:r>
      <w:proofErr w:type="spellEnd"/>
      <w:r>
        <w:t xml:space="preserve"> L, Munk M, </w:t>
      </w:r>
      <w:proofErr w:type="spellStart"/>
      <w:r>
        <w:t>Bizjak</w:t>
      </w:r>
      <w:proofErr w:type="spellEnd"/>
      <w:r>
        <w:t xml:space="preserve"> DA, </w:t>
      </w:r>
      <w:proofErr w:type="spellStart"/>
      <w:r>
        <w:t>Kolassa</w:t>
      </w:r>
      <w:proofErr w:type="spellEnd"/>
      <w:r>
        <w:t xml:space="preserve"> IT, </w:t>
      </w:r>
      <w:proofErr w:type="spellStart"/>
      <w:r>
        <w:t>Karrasch</w:t>
      </w:r>
      <w:proofErr w:type="spellEnd"/>
      <w:r>
        <w:t xml:space="preserve"> S, Vollrath S, </w:t>
      </w:r>
      <w:proofErr w:type="spellStart"/>
      <w:r>
        <w:t>Jerg</w:t>
      </w:r>
      <w:proofErr w:type="spellEnd"/>
      <w:r>
        <w:t xml:space="preserve"> A, </w:t>
      </w:r>
      <w:proofErr w:type="spellStart"/>
      <w:r>
        <w:t>Steinacker</w:t>
      </w:r>
      <w:proofErr w:type="spellEnd"/>
      <w:r>
        <w:t xml:space="preserve"> JM. Inflammation and severity of depressive symptoms in physically active individuals after COVID-19 - An exploratory </w:t>
      </w:r>
      <w:proofErr w:type="spellStart"/>
      <w:r>
        <w:t>immunopsychological</w:t>
      </w:r>
      <w:proofErr w:type="spellEnd"/>
      <w:r>
        <w:t xml:space="preserve"> study investigating the effect of inflammation on depressive symptom severity. </w:t>
      </w:r>
      <w:r>
        <w:rPr>
          <w:i/>
          <w:iCs/>
        </w:rPr>
        <w:t>Brain, behavior, &amp; immunity - health</w:t>
      </w:r>
      <w:r>
        <w:t xml:space="preserve"> (2023) 30: </w:t>
      </w:r>
      <w:proofErr w:type="spellStart"/>
      <w:r>
        <w:t>doi</w:t>
      </w:r>
      <w:proofErr w:type="spellEnd"/>
      <w:r>
        <w:t xml:space="preserve">: </w:t>
      </w:r>
      <w:hyperlink r:id="rId58">
        <w:r>
          <w:rPr>
            <w:rStyle w:val="Hyperlink"/>
          </w:rPr>
          <w:t>10.1016/J.BBIH.2023.100614</w:t>
        </w:r>
      </w:hyperlink>
    </w:p>
    <w:p w14:paraId="491F9138" w14:textId="77777777" w:rsidR="000A374F" w:rsidRDefault="00EB098A">
      <w:pPr>
        <w:pStyle w:val="Literaturverzeichnis"/>
      </w:pPr>
      <w:bookmarkStart w:id="1876" w:name="ref-Su2022"/>
      <w:bookmarkEnd w:id="1875"/>
      <w:r>
        <w:t xml:space="preserve">41. </w:t>
      </w:r>
      <w:r>
        <w:tab/>
        <w:t xml:space="preserve">Su Y, Yuan D, Chen DG, Ng RH, Wang K, Choi J, Li S, Hong S, Zhang R, </w:t>
      </w:r>
      <w:proofErr w:type="spellStart"/>
      <w:r>
        <w:t>Xie</w:t>
      </w:r>
      <w:proofErr w:type="spellEnd"/>
      <w:r>
        <w:t xml:space="preserve"> J, et al. Multiple early factors anticipate post-acute COVID-19 sequelae. </w:t>
      </w:r>
      <w:r>
        <w:rPr>
          <w:i/>
          <w:iCs/>
        </w:rPr>
        <w:t>Cell</w:t>
      </w:r>
      <w:r>
        <w:t xml:space="preserve"> (2022) 185:881–895.e20. </w:t>
      </w:r>
      <w:proofErr w:type="spellStart"/>
      <w:r>
        <w:t>doi</w:t>
      </w:r>
      <w:proofErr w:type="spellEnd"/>
      <w:r>
        <w:t xml:space="preserve">: </w:t>
      </w:r>
      <w:hyperlink r:id="rId59">
        <w:r>
          <w:rPr>
            <w:rStyle w:val="Hyperlink"/>
          </w:rPr>
          <w:t>10.1016/J.CELL.2022.01.014</w:t>
        </w:r>
      </w:hyperlink>
    </w:p>
    <w:p w14:paraId="5B12E616" w14:textId="77777777" w:rsidR="000A374F" w:rsidRDefault="00EB098A">
      <w:pPr>
        <w:pStyle w:val="Literaturverzeichnis"/>
      </w:pPr>
      <w:bookmarkStart w:id="1877" w:name="ref-Widner1997"/>
      <w:bookmarkEnd w:id="1876"/>
      <w:r>
        <w:t xml:space="preserve">42. </w:t>
      </w:r>
      <w:r>
        <w:tab/>
      </w:r>
      <w:proofErr w:type="spellStart"/>
      <w:r>
        <w:t>Widner</w:t>
      </w:r>
      <w:proofErr w:type="spellEnd"/>
      <w:r>
        <w:t xml:space="preserve"> B, Werner ER, </w:t>
      </w:r>
      <w:proofErr w:type="spellStart"/>
      <w:r>
        <w:t>Schennach</w:t>
      </w:r>
      <w:proofErr w:type="spellEnd"/>
      <w:r>
        <w:t xml:space="preserve"> H, Wachter H, Fuchs D. Simultaneous measurement of serum tryptophan and kynurenine by HPLC. </w:t>
      </w:r>
      <w:r>
        <w:rPr>
          <w:i/>
          <w:iCs/>
        </w:rPr>
        <w:t>Clinical Chemistry</w:t>
      </w:r>
      <w:r>
        <w:t xml:space="preserve"> (1997) 43:2424–2426. </w:t>
      </w:r>
      <w:proofErr w:type="spellStart"/>
      <w:r>
        <w:t>doi</w:t>
      </w:r>
      <w:proofErr w:type="spellEnd"/>
      <w:r>
        <w:t xml:space="preserve">: </w:t>
      </w:r>
      <w:hyperlink r:id="rId60">
        <w:r>
          <w:rPr>
            <w:rStyle w:val="Hyperlink"/>
          </w:rPr>
          <w:t>10.1093/CLINCHEM/43.12.2424</w:t>
        </w:r>
      </w:hyperlink>
    </w:p>
    <w:p w14:paraId="7F11D000" w14:textId="77777777" w:rsidR="000A374F" w:rsidRDefault="00EB098A">
      <w:pPr>
        <w:pStyle w:val="Literaturverzeichnis"/>
      </w:pPr>
      <w:bookmarkStart w:id="1878" w:name="ref-Deisenhammer2021"/>
      <w:bookmarkEnd w:id="1877"/>
      <w:r>
        <w:t xml:space="preserve">43. </w:t>
      </w:r>
      <w:r>
        <w:tab/>
        <w:t xml:space="preserve">Deisenhammer F, Bauer A, </w:t>
      </w:r>
      <w:proofErr w:type="spellStart"/>
      <w:r>
        <w:t>Kavelar</w:t>
      </w:r>
      <w:proofErr w:type="spellEnd"/>
      <w:r>
        <w:t xml:space="preserve"> C, </w:t>
      </w:r>
      <w:proofErr w:type="spellStart"/>
      <w:r>
        <w:t>Rudzki</w:t>
      </w:r>
      <w:proofErr w:type="spellEnd"/>
      <w:r>
        <w:t xml:space="preserve"> D, </w:t>
      </w:r>
      <w:proofErr w:type="spellStart"/>
      <w:r>
        <w:t>Rössler</w:t>
      </w:r>
      <w:proofErr w:type="spellEnd"/>
      <w:r>
        <w:t xml:space="preserve"> A, Kimpel J, </w:t>
      </w:r>
      <w:proofErr w:type="spellStart"/>
      <w:r>
        <w:t>Borena</w:t>
      </w:r>
      <w:proofErr w:type="spellEnd"/>
      <w:r>
        <w:t xml:space="preserve"> W, </w:t>
      </w:r>
      <w:proofErr w:type="spellStart"/>
      <w:r>
        <w:t>Reindl</w:t>
      </w:r>
      <w:proofErr w:type="spellEnd"/>
      <w:r>
        <w:t xml:space="preserve"> M. 12-month SARS-CoV-2 antibody persistency in a Tyrolean COVID-19 cohort. </w:t>
      </w:r>
      <w:r>
        <w:rPr>
          <w:i/>
          <w:iCs/>
        </w:rPr>
        <w:t xml:space="preserve">Wiener </w:t>
      </w:r>
      <w:proofErr w:type="spellStart"/>
      <w:r>
        <w:rPr>
          <w:i/>
          <w:iCs/>
        </w:rPr>
        <w:t>klinische</w:t>
      </w:r>
      <w:proofErr w:type="spellEnd"/>
      <w:r>
        <w:rPr>
          <w:i/>
          <w:iCs/>
        </w:rPr>
        <w:t xml:space="preserve"> </w:t>
      </w:r>
      <w:proofErr w:type="spellStart"/>
      <w:r>
        <w:rPr>
          <w:i/>
          <w:iCs/>
        </w:rPr>
        <w:t>Wochenschrift</w:t>
      </w:r>
      <w:proofErr w:type="spellEnd"/>
      <w:r>
        <w:t xml:space="preserve"> (2021) 133:1265–1271. </w:t>
      </w:r>
      <w:proofErr w:type="spellStart"/>
      <w:r>
        <w:t>doi</w:t>
      </w:r>
      <w:proofErr w:type="spellEnd"/>
      <w:r>
        <w:t xml:space="preserve">: </w:t>
      </w:r>
      <w:hyperlink r:id="rId61">
        <w:r>
          <w:rPr>
            <w:rStyle w:val="Hyperlink"/>
          </w:rPr>
          <w:t>10.1007/S00508-021-01985-X</w:t>
        </w:r>
      </w:hyperlink>
    </w:p>
    <w:p w14:paraId="6965936C" w14:textId="77777777" w:rsidR="000A374F" w:rsidRDefault="00EB098A">
      <w:pPr>
        <w:pStyle w:val="Literaturverzeichnis"/>
      </w:pPr>
      <w:bookmarkStart w:id="1879" w:name="ref-Cohen1983"/>
      <w:bookmarkEnd w:id="1878"/>
      <w:r>
        <w:t xml:space="preserve">44. </w:t>
      </w:r>
      <w:r>
        <w:tab/>
        <w:t xml:space="preserve">Cohen S, </w:t>
      </w:r>
      <w:proofErr w:type="spellStart"/>
      <w:r>
        <w:t>Kamarck</w:t>
      </w:r>
      <w:proofErr w:type="spellEnd"/>
      <w:r>
        <w:t xml:space="preserve"> T, </w:t>
      </w:r>
      <w:proofErr w:type="spellStart"/>
      <w:r>
        <w:t>Mermelstein</w:t>
      </w:r>
      <w:proofErr w:type="spellEnd"/>
      <w:r>
        <w:t xml:space="preserve"> R. A global measure of perceived stress. </w:t>
      </w:r>
      <w:r>
        <w:rPr>
          <w:i/>
          <w:iCs/>
        </w:rPr>
        <w:t>Journal of health and social behavior</w:t>
      </w:r>
      <w:r>
        <w:t xml:space="preserve"> (1983) 24:385–396. </w:t>
      </w:r>
      <w:proofErr w:type="spellStart"/>
      <w:r>
        <w:t>doi</w:t>
      </w:r>
      <w:proofErr w:type="spellEnd"/>
      <w:r>
        <w:t xml:space="preserve">: </w:t>
      </w:r>
      <w:hyperlink r:id="rId62">
        <w:r>
          <w:rPr>
            <w:rStyle w:val="Hyperlink"/>
          </w:rPr>
          <w:t>10.2307/2136404</w:t>
        </w:r>
      </w:hyperlink>
    </w:p>
    <w:p w14:paraId="78D58726" w14:textId="77777777" w:rsidR="000A374F" w:rsidRDefault="00EB098A">
      <w:pPr>
        <w:pStyle w:val="Literaturverzeichnis"/>
      </w:pPr>
      <w:bookmarkStart w:id="1880" w:name="ref-Zigmond1983"/>
      <w:bookmarkEnd w:id="1879"/>
      <w:r>
        <w:t xml:space="preserve">45. </w:t>
      </w:r>
      <w:r>
        <w:tab/>
      </w:r>
      <w:proofErr w:type="spellStart"/>
      <w:r>
        <w:t>Zigmond</w:t>
      </w:r>
      <w:proofErr w:type="spellEnd"/>
      <w:r>
        <w:t xml:space="preserve"> AS, Snaith RP. The hospital anxiety and depression scale. </w:t>
      </w:r>
      <w:r>
        <w:rPr>
          <w:i/>
          <w:iCs/>
        </w:rPr>
        <w:t xml:space="preserve">Acta </w:t>
      </w:r>
      <w:proofErr w:type="spellStart"/>
      <w:r>
        <w:rPr>
          <w:i/>
          <w:iCs/>
        </w:rPr>
        <w:t>psychiatrica</w:t>
      </w:r>
      <w:proofErr w:type="spellEnd"/>
      <w:r>
        <w:rPr>
          <w:i/>
          <w:iCs/>
        </w:rPr>
        <w:t xml:space="preserve"> Scandinavica</w:t>
      </w:r>
      <w:r>
        <w:t xml:space="preserve"> (1983) 67:361–370. </w:t>
      </w:r>
      <w:proofErr w:type="spellStart"/>
      <w:r>
        <w:t>doi</w:t>
      </w:r>
      <w:proofErr w:type="spellEnd"/>
      <w:r>
        <w:t xml:space="preserve">: </w:t>
      </w:r>
      <w:hyperlink r:id="rId63">
        <w:r>
          <w:rPr>
            <w:rStyle w:val="Hyperlink"/>
          </w:rPr>
          <w:t>10.1111/J.1600-</w:t>
        </w:r>
        <w:proofErr w:type="gramStart"/>
        <w:r>
          <w:rPr>
            <w:rStyle w:val="Hyperlink"/>
          </w:rPr>
          <w:t>0447.1983.TB</w:t>
        </w:r>
        <w:proofErr w:type="gramEnd"/>
        <w:r>
          <w:rPr>
            <w:rStyle w:val="Hyperlink"/>
          </w:rPr>
          <w:t>09716.X</w:t>
        </w:r>
      </w:hyperlink>
    </w:p>
    <w:p w14:paraId="32AEB2BE" w14:textId="77777777" w:rsidR="000A374F" w:rsidRDefault="00EB098A">
      <w:pPr>
        <w:pStyle w:val="Literaturverzeichnis"/>
      </w:pPr>
      <w:bookmarkStart w:id="1881" w:name="ref-Bjelland2002"/>
      <w:bookmarkEnd w:id="1880"/>
      <w:r>
        <w:t xml:space="preserve">46. </w:t>
      </w:r>
      <w:r>
        <w:tab/>
      </w:r>
      <w:proofErr w:type="spellStart"/>
      <w:r>
        <w:t>Bjelland</w:t>
      </w:r>
      <w:proofErr w:type="spellEnd"/>
      <w:r>
        <w:t xml:space="preserve"> I, Dahl AA, </w:t>
      </w:r>
      <w:proofErr w:type="spellStart"/>
      <w:r>
        <w:t>Haug</w:t>
      </w:r>
      <w:proofErr w:type="spellEnd"/>
      <w:r>
        <w:t xml:space="preserve"> TT, </w:t>
      </w:r>
      <w:proofErr w:type="spellStart"/>
      <w:r>
        <w:t>Neckelmann</w:t>
      </w:r>
      <w:proofErr w:type="spellEnd"/>
      <w:r>
        <w:t xml:space="preserve"> D. The validity of the Hospital Anxiety and Depression Scale: An updated literature review. </w:t>
      </w:r>
      <w:r>
        <w:rPr>
          <w:i/>
          <w:iCs/>
        </w:rPr>
        <w:t>Journal of Psychosomatic Research</w:t>
      </w:r>
      <w:r>
        <w:t xml:space="preserve"> (2002) 52:69–77. </w:t>
      </w:r>
      <w:proofErr w:type="spellStart"/>
      <w:r>
        <w:t>doi</w:t>
      </w:r>
      <w:proofErr w:type="spellEnd"/>
      <w:r>
        <w:t xml:space="preserve">: </w:t>
      </w:r>
      <w:hyperlink r:id="rId64">
        <w:r>
          <w:rPr>
            <w:rStyle w:val="Hyperlink"/>
          </w:rPr>
          <w:t>10.1016/S0022-3999(01)00296-3</w:t>
        </w:r>
      </w:hyperlink>
    </w:p>
    <w:p w14:paraId="730BF943" w14:textId="77777777" w:rsidR="000A374F" w:rsidRDefault="00EB098A">
      <w:pPr>
        <w:pStyle w:val="Literaturverzeichnis"/>
      </w:pPr>
      <w:bookmarkStart w:id="1882" w:name="ref-Su2020"/>
      <w:bookmarkEnd w:id="1881"/>
      <w:r>
        <w:t xml:space="preserve">47. </w:t>
      </w:r>
      <w:r>
        <w:tab/>
        <w:t xml:space="preserve">Su Y, Chen D, Yuan D, </w:t>
      </w:r>
      <w:proofErr w:type="spellStart"/>
      <w:r>
        <w:t>Lausted</w:t>
      </w:r>
      <w:proofErr w:type="spellEnd"/>
      <w:r>
        <w:t xml:space="preserve"> C, Choi J, Dai CL, </w:t>
      </w:r>
      <w:proofErr w:type="spellStart"/>
      <w:r>
        <w:t>Voillet</w:t>
      </w:r>
      <w:proofErr w:type="spellEnd"/>
      <w:r>
        <w:t xml:space="preserve"> V, </w:t>
      </w:r>
      <w:proofErr w:type="spellStart"/>
      <w:r>
        <w:t>Duvvuri</w:t>
      </w:r>
      <w:proofErr w:type="spellEnd"/>
      <w:r>
        <w:t xml:space="preserve"> VR, </w:t>
      </w:r>
      <w:proofErr w:type="spellStart"/>
      <w:r>
        <w:t>Scherler</w:t>
      </w:r>
      <w:proofErr w:type="spellEnd"/>
      <w:r>
        <w:t xml:space="preserve"> K, </w:t>
      </w:r>
      <w:proofErr w:type="spellStart"/>
      <w:r>
        <w:t>Troisch</w:t>
      </w:r>
      <w:proofErr w:type="spellEnd"/>
      <w:r>
        <w:t xml:space="preserve"> P, et al. Multi-Omics Resolves a Sharp Disease-State Shift between Mild and Moderate COVID-19. </w:t>
      </w:r>
      <w:r>
        <w:rPr>
          <w:i/>
          <w:iCs/>
        </w:rPr>
        <w:t>Cell</w:t>
      </w:r>
      <w:r>
        <w:t xml:space="preserve"> (2020) 183:1479. </w:t>
      </w:r>
      <w:proofErr w:type="spellStart"/>
      <w:r>
        <w:t>doi</w:t>
      </w:r>
      <w:proofErr w:type="spellEnd"/>
      <w:r>
        <w:t xml:space="preserve">: </w:t>
      </w:r>
      <w:hyperlink r:id="rId65">
        <w:r>
          <w:rPr>
            <w:rStyle w:val="Hyperlink"/>
          </w:rPr>
          <w:t>10.1016/J.CELL.2020.10.037</w:t>
        </w:r>
      </w:hyperlink>
    </w:p>
    <w:p w14:paraId="2D66822B" w14:textId="77777777" w:rsidR="000A374F" w:rsidRDefault="00EB098A">
      <w:pPr>
        <w:pStyle w:val="Literaturverzeichnis"/>
      </w:pPr>
      <w:bookmarkStart w:id="1883" w:name="ref-Sun2020"/>
      <w:bookmarkEnd w:id="1882"/>
      <w:r>
        <w:t xml:space="preserve">48. </w:t>
      </w:r>
      <w:r>
        <w:tab/>
        <w:t xml:space="preserve">Sun Y, </w:t>
      </w:r>
      <w:proofErr w:type="spellStart"/>
      <w:r>
        <w:t>Drevets</w:t>
      </w:r>
      <w:proofErr w:type="spellEnd"/>
      <w:r>
        <w:t xml:space="preserve"> W, </w:t>
      </w:r>
      <w:proofErr w:type="spellStart"/>
      <w:r>
        <w:t>Turecki</w:t>
      </w:r>
      <w:proofErr w:type="spellEnd"/>
      <w:r>
        <w:t xml:space="preserve"> G, Li QS. The relationship between plasma serotonin and kynurenine pathway metabolite levels and the treatment response to escitalopram and desvenlafaxine. </w:t>
      </w:r>
      <w:r>
        <w:rPr>
          <w:i/>
          <w:iCs/>
        </w:rPr>
        <w:t>Brain, Behavior, and Immunity</w:t>
      </w:r>
      <w:r>
        <w:t xml:space="preserve"> (2020) 87:404–412. </w:t>
      </w:r>
      <w:proofErr w:type="spellStart"/>
      <w:r>
        <w:t>doi</w:t>
      </w:r>
      <w:proofErr w:type="spellEnd"/>
      <w:r>
        <w:t xml:space="preserve">: </w:t>
      </w:r>
      <w:hyperlink r:id="rId66">
        <w:r>
          <w:rPr>
            <w:rStyle w:val="Hyperlink"/>
          </w:rPr>
          <w:t>10.1016/J.BBI.2020.01.011</w:t>
        </w:r>
      </w:hyperlink>
    </w:p>
    <w:p w14:paraId="509C64CA" w14:textId="77777777" w:rsidR="000A374F" w:rsidRDefault="00EB098A">
      <w:pPr>
        <w:pStyle w:val="Literaturverzeichnis"/>
      </w:pPr>
      <w:bookmarkStart w:id="1884" w:name="ref-Tateishi2021"/>
      <w:bookmarkEnd w:id="1883"/>
      <w:r>
        <w:t xml:space="preserve">49. </w:t>
      </w:r>
      <w:r>
        <w:tab/>
      </w:r>
      <w:proofErr w:type="spellStart"/>
      <w:r>
        <w:t>Tateishi</w:t>
      </w:r>
      <w:proofErr w:type="spellEnd"/>
      <w:r>
        <w:t xml:space="preserve"> H, </w:t>
      </w:r>
      <w:proofErr w:type="spellStart"/>
      <w:r>
        <w:t>Setoyama</w:t>
      </w:r>
      <w:proofErr w:type="spellEnd"/>
      <w:r>
        <w:t xml:space="preserve"> D, Kang D, Matsushima J, Kojima R, </w:t>
      </w:r>
      <w:proofErr w:type="spellStart"/>
      <w:r>
        <w:t>Fujii</w:t>
      </w:r>
      <w:proofErr w:type="spellEnd"/>
      <w:r>
        <w:t xml:space="preserve"> Y, </w:t>
      </w:r>
      <w:proofErr w:type="spellStart"/>
      <w:r>
        <w:t>Mawatari</w:t>
      </w:r>
      <w:proofErr w:type="spellEnd"/>
      <w:r>
        <w:t xml:space="preserve"> S, Kikuchi J, </w:t>
      </w:r>
      <w:proofErr w:type="spellStart"/>
      <w:r>
        <w:t>Sakemura</w:t>
      </w:r>
      <w:proofErr w:type="spellEnd"/>
      <w:r>
        <w:t xml:space="preserve"> Y, Fukuchi J, et al. The changes in kynurenine metabolites induced by </w:t>
      </w:r>
      <w:proofErr w:type="spellStart"/>
      <w:r>
        <w:t>rTMS</w:t>
      </w:r>
      <w:proofErr w:type="spellEnd"/>
      <w:r>
        <w:t xml:space="preserve"> in treatment-resistant depression: A pilot study. </w:t>
      </w:r>
      <w:r>
        <w:rPr>
          <w:i/>
          <w:iCs/>
        </w:rPr>
        <w:t>Journal of psychiatric research</w:t>
      </w:r>
      <w:r>
        <w:t xml:space="preserve"> (2021) 138:194–199. </w:t>
      </w:r>
      <w:proofErr w:type="spellStart"/>
      <w:r>
        <w:t>doi</w:t>
      </w:r>
      <w:proofErr w:type="spellEnd"/>
      <w:r>
        <w:t xml:space="preserve">: </w:t>
      </w:r>
      <w:hyperlink r:id="rId67">
        <w:r>
          <w:rPr>
            <w:rStyle w:val="Hyperlink"/>
          </w:rPr>
          <w:t>10.1016/J.JPSYCHIRES.2021.04.009</w:t>
        </w:r>
      </w:hyperlink>
    </w:p>
    <w:p w14:paraId="1AD389ED" w14:textId="77777777" w:rsidR="000A374F" w:rsidRDefault="00EB098A">
      <w:pPr>
        <w:pStyle w:val="Literaturverzeichnis"/>
      </w:pPr>
      <w:bookmarkStart w:id="1885" w:name="ref-Holck2019"/>
      <w:bookmarkEnd w:id="1884"/>
      <w:r>
        <w:t xml:space="preserve">50. </w:t>
      </w:r>
      <w:r>
        <w:tab/>
      </w:r>
      <w:proofErr w:type="spellStart"/>
      <w:r>
        <w:t>Holck</w:t>
      </w:r>
      <w:proofErr w:type="spellEnd"/>
      <w:r>
        <w:t xml:space="preserve"> A, </w:t>
      </w:r>
      <w:proofErr w:type="spellStart"/>
      <w:r>
        <w:t>Wolkowitz</w:t>
      </w:r>
      <w:proofErr w:type="spellEnd"/>
      <w:r>
        <w:t xml:space="preserve"> OM, Mellon SH, Reus VI, Nelson JC, </w:t>
      </w:r>
      <w:proofErr w:type="spellStart"/>
      <w:r>
        <w:t>Westrin</w:t>
      </w:r>
      <w:proofErr w:type="spellEnd"/>
      <w:r>
        <w:t xml:space="preserve"> Å, Lindqvist D. Plasma serotonin levels are associated with antidepressant response to SSRIs. </w:t>
      </w:r>
      <w:r>
        <w:rPr>
          <w:i/>
          <w:iCs/>
        </w:rPr>
        <w:t>Journal of affective disorders</w:t>
      </w:r>
      <w:r>
        <w:t xml:space="preserve"> (2019) 250:65–70. </w:t>
      </w:r>
      <w:proofErr w:type="spellStart"/>
      <w:r>
        <w:t>doi</w:t>
      </w:r>
      <w:proofErr w:type="spellEnd"/>
      <w:r>
        <w:t xml:space="preserve">: </w:t>
      </w:r>
      <w:hyperlink r:id="rId68">
        <w:r>
          <w:rPr>
            <w:rStyle w:val="Hyperlink"/>
          </w:rPr>
          <w:t>10.1016/J.JAD.2019.02.063</w:t>
        </w:r>
      </w:hyperlink>
    </w:p>
    <w:p w14:paraId="405F1C32" w14:textId="77777777" w:rsidR="000A374F" w:rsidRDefault="00EB098A">
      <w:pPr>
        <w:pStyle w:val="Literaturverzeichnis"/>
      </w:pPr>
      <w:bookmarkStart w:id="1886" w:name="ref-Hashizume1987"/>
      <w:bookmarkEnd w:id="1885"/>
      <w:r>
        <w:lastRenderedPageBreak/>
        <w:t xml:space="preserve">51. </w:t>
      </w:r>
      <w:r>
        <w:tab/>
      </w:r>
      <w:proofErr w:type="spellStart"/>
      <w:r>
        <w:t>Hashizume</w:t>
      </w:r>
      <w:proofErr w:type="spellEnd"/>
      <w:r>
        <w:t xml:space="preserve"> K, </w:t>
      </w:r>
      <w:proofErr w:type="spellStart"/>
      <w:r>
        <w:t>Yamatodani</w:t>
      </w:r>
      <w:proofErr w:type="spellEnd"/>
      <w:r>
        <w:t xml:space="preserve"> A, Yamamoto T, </w:t>
      </w:r>
      <w:proofErr w:type="spellStart"/>
      <w:r>
        <w:t>Ogihara</w:t>
      </w:r>
      <w:proofErr w:type="spellEnd"/>
      <w:r>
        <w:t xml:space="preserve"> T, </w:t>
      </w:r>
      <w:proofErr w:type="spellStart"/>
      <w:r>
        <w:t>Kumahara</w:t>
      </w:r>
      <w:proofErr w:type="spellEnd"/>
      <w:r>
        <w:t xml:space="preserve"> Y, Wada H. Effects of oral and intravenous administrations of dopamine and L-dopa on plasma levels of two isomers of dopamine sulfate in man. </w:t>
      </w:r>
      <w:r>
        <w:rPr>
          <w:i/>
          <w:iCs/>
        </w:rPr>
        <w:t>Life sciences</w:t>
      </w:r>
      <w:r>
        <w:t xml:space="preserve"> (1987) 41:2697–2704. </w:t>
      </w:r>
      <w:proofErr w:type="spellStart"/>
      <w:r>
        <w:t>doi</w:t>
      </w:r>
      <w:proofErr w:type="spellEnd"/>
      <w:r>
        <w:t xml:space="preserve">: </w:t>
      </w:r>
      <w:hyperlink r:id="rId69">
        <w:r>
          <w:rPr>
            <w:rStyle w:val="Hyperlink"/>
          </w:rPr>
          <w:t>10.1016/0024-3205(87)90462-0</w:t>
        </w:r>
      </w:hyperlink>
    </w:p>
    <w:p w14:paraId="1BC96E80" w14:textId="77777777" w:rsidR="000A374F" w:rsidRDefault="00EB098A">
      <w:pPr>
        <w:pStyle w:val="Literaturverzeichnis"/>
      </w:pPr>
      <w:bookmarkStart w:id="1887" w:name="ref-Goldstein1999"/>
      <w:bookmarkEnd w:id="1886"/>
      <w:r>
        <w:t xml:space="preserve">52. </w:t>
      </w:r>
      <w:r>
        <w:tab/>
        <w:t xml:space="preserve">Goldstein DS, Swoboda KJ, Miles JM, </w:t>
      </w:r>
      <w:proofErr w:type="spellStart"/>
      <w:r>
        <w:t>Coppack</w:t>
      </w:r>
      <w:proofErr w:type="spellEnd"/>
      <w:r>
        <w:t xml:space="preserve"> SW, </w:t>
      </w:r>
      <w:proofErr w:type="spellStart"/>
      <w:r>
        <w:t>Aneman</w:t>
      </w:r>
      <w:proofErr w:type="spellEnd"/>
      <w:r>
        <w:t xml:space="preserve"> A, Holmes C, </w:t>
      </w:r>
      <w:proofErr w:type="spellStart"/>
      <w:r>
        <w:t>Lamensdorf</w:t>
      </w:r>
      <w:proofErr w:type="spellEnd"/>
      <w:r>
        <w:t xml:space="preserve"> I, </w:t>
      </w:r>
      <w:proofErr w:type="spellStart"/>
      <w:r>
        <w:t>Eisenhofer</w:t>
      </w:r>
      <w:proofErr w:type="spellEnd"/>
      <w:r>
        <w:t xml:space="preserve"> G. Sources and physiological significance of plasma dopamine sulfate. </w:t>
      </w:r>
      <w:r>
        <w:rPr>
          <w:i/>
          <w:iCs/>
        </w:rPr>
        <w:t>The Journal of clinical endocrinology and metabolism</w:t>
      </w:r>
      <w:r>
        <w:t xml:space="preserve"> (1999) 84:2523–2531. </w:t>
      </w:r>
      <w:proofErr w:type="spellStart"/>
      <w:r>
        <w:t>doi</w:t>
      </w:r>
      <w:proofErr w:type="spellEnd"/>
      <w:r>
        <w:t xml:space="preserve">: </w:t>
      </w:r>
      <w:hyperlink r:id="rId70">
        <w:r>
          <w:rPr>
            <w:rStyle w:val="Hyperlink"/>
          </w:rPr>
          <w:t>10.1210/JCEM.84.7.5864</w:t>
        </w:r>
      </w:hyperlink>
    </w:p>
    <w:p w14:paraId="19A0F128" w14:textId="77777777" w:rsidR="000A374F" w:rsidRDefault="00EB098A">
      <w:pPr>
        <w:pStyle w:val="Literaturverzeichnis"/>
      </w:pPr>
      <w:bookmarkStart w:id="1888" w:name="ref-McDonald1999"/>
      <w:bookmarkEnd w:id="1887"/>
      <w:r>
        <w:t xml:space="preserve">53. </w:t>
      </w:r>
      <w:r>
        <w:tab/>
        <w:t xml:space="preserve">McDonald RP. </w:t>
      </w:r>
      <w:r>
        <w:rPr>
          <w:i/>
          <w:iCs/>
        </w:rPr>
        <w:t>Test theory: A unified treatment</w:t>
      </w:r>
      <w:r>
        <w:t xml:space="preserve">. 1st </w:t>
      </w:r>
      <w:proofErr w:type="spellStart"/>
      <w:r>
        <w:t>Editio</w:t>
      </w:r>
      <w:proofErr w:type="spellEnd"/>
      <w:r>
        <w:t xml:space="preserve">. New Yor: Psychology Press (1999). </w:t>
      </w:r>
      <w:proofErr w:type="spellStart"/>
      <w:r>
        <w:t>doi</w:t>
      </w:r>
      <w:proofErr w:type="spellEnd"/>
      <w:r>
        <w:t xml:space="preserve">: </w:t>
      </w:r>
      <w:hyperlink r:id="rId71">
        <w:r>
          <w:rPr>
            <w:rStyle w:val="Hyperlink"/>
          </w:rPr>
          <w:t>10.4324/9781410601087</w:t>
        </w:r>
      </w:hyperlink>
    </w:p>
    <w:p w14:paraId="4E50380A" w14:textId="77777777" w:rsidR="000A374F" w:rsidRDefault="00EB098A">
      <w:pPr>
        <w:pStyle w:val="Literaturverzeichnis"/>
      </w:pPr>
      <w:bookmarkStart w:id="1889" w:name="ref-Bartlett1937"/>
      <w:bookmarkEnd w:id="1888"/>
      <w:r>
        <w:t xml:space="preserve">54. </w:t>
      </w:r>
      <w:r>
        <w:tab/>
        <w:t xml:space="preserve">BARTLETT MS. THE STATISTICAL CONCEPTION OF MENTAL FACTORS. </w:t>
      </w:r>
      <w:r>
        <w:rPr>
          <w:i/>
          <w:iCs/>
        </w:rPr>
        <w:t>British Journal of Psychology General Section</w:t>
      </w:r>
      <w:r>
        <w:t xml:space="preserve"> (1937) 28:97–104. </w:t>
      </w:r>
      <w:proofErr w:type="spellStart"/>
      <w:r>
        <w:t>doi</w:t>
      </w:r>
      <w:proofErr w:type="spellEnd"/>
      <w:r>
        <w:t xml:space="preserve">: </w:t>
      </w:r>
      <w:hyperlink r:id="rId72">
        <w:r>
          <w:rPr>
            <w:rStyle w:val="Hyperlink"/>
          </w:rPr>
          <w:t>10.1111/j.2044-</w:t>
        </w:r>
        <w:proofErr w:type="gramStart"/>
        <w:r>
          <w:rPr>
            <w:rStyle w:val="Hyperlink"/>
          </w:rPr>
          <w:t>8295.1937.tb</w:t>
        </w:r>
        <w:proofErr w:type="gramEnd"/>
        <w:r>
          <w:rPr>
            <w:rStyle w:val="Hyperlink"/>
          </w:rPr>
          <w:t>00863.x</w:t>
        </w:r>
      </w:hyperlink>
    </w:p>
    <w:p w14:paraId="7682AD6C" w14:textId="77777777" w:rsidR="000A374F" w:rsidRDefault="00EB098A">
      <w:pPr>
        <w:pStyle w:val="Literaturverzeichnis"/>
      </w:pPr>
      <w:bookmarkStart w:id="1890" w:name="ref-Revelle2022"/>
      <w:bookmarkEnd w:id="1889"/>
      <w:r>
        <w:t xml:space="preserve">55. </w:t>
      </w:r>
      <w:r>
        <w:tab/>
      </w:r>
      <w:proofErr w:type="spellStart"/>
      <w:r>
        <w:t>Revelle</w:t>
      </w:r>
      <w:proofErr w:type="spellEnd"/>
      <w:r>
        <w:t xml:space="preserve"> W. Package ’psych’ - Procedures for Psychological, Psychometric and Personality Research. </w:t>
      </w:r>
      <w:r>
        <w:rPr>
          <w:i/>
          <w:iCs/>
        </w:rPr>
        <w:t>R Package</w:t>
      </w:r>
      <w:r>
        <w:t xml:space="preserve"> (2015)1–358. </w:t>
      </w:r>
      <w:hyperlink r:id="rId73">
        <w:r>
          <w:rPr>
            <w:rStyle w:val="Hyperlink"/>
          </w:rPr>
          <w:t>https://cran.r-project.org/web/packages/psych/index.html http://personality-project.org/r/psych-manual.pdf</w:t>
        </w:r>
      </w:hyperlink>
    </w:p>
    <w:p w14:paraId="0E44079E" w14:textId="77777777" w:rsidR="000A374F" w:rsidRDefault="00EB098A">
      <w:pPr>
        <w:pStyle w:val="Literaturverzeichnis"/>
      </w:pPr>
      <w:bookmarkStart w:id="1891" w:name="ref-Benjamini1995"/>
      <w:bookmarkEnd w:id="1890"/>
      <w:r>
        <w:t xml:space="preserve">56. </w:t>
      </w:r>
      <w:r>
        <w:tab/>
      </w:r>
      <w:proofErr w:type="spellStart"/>
      <w:r>
        <w:t>Benjamini</w:t>
      </w:r>
      <w:proofErr w:type="spellEnd"/>
      <w:r>
        <w:t xml:space="preserve"> Y, Hochberg Y. Controlling the False Discovery Rate: A Practical and Powerful Approach to Multiple Testing. </w:t>
      </w:r>
      <w:r>
        <w:rPr>
          <w:i/>
          <w:iCs/>
        </w:rPr>
        <w:t>Journal of the Royal Statistical Society: Series B (Methodological)</w:t>
      </w:r>
      <w:r>
        <w:t xml:space="preserve"> (1995) 57:289–300. </w:t>
      </w:r>
      <w:proofErr w:type="spellStart"/>
      <w:r>
        <w:t>doi</w:t>
      </w:r>
      <w:proofErr w:type="spellEnd"/>
      <w:r>
        <w:t xml:space="preserve">: </w:t>
      </w:r>
      <w:hyperlink r:id="rId74">
        <w:r>
          <w:rPr>
            <w:rStyle w:val="Hyperlink"/>
          </w:rPr>
          <w:t>10.1111/j.2517-</w:t>
        </w:r>
        <w:proofErr w:type="gramStart"/>
        <w:r>
          <w:rPr>
            <w:rStyle w:val="Hyperlink"/>
          </w:rPr>
          <w:t>6161.1995.tb</w:t>
        </w:r>
        <w:proofErr w:type="gramEnd"/>
        <w:r>
          <w:rPr>
            <w:rStyle w:val="Hyperlink"/>
          </w:rPr>
          <w:t>02031.x</w:t>
        </w:r>
      </w:hyperlink>
    </w:p>
    <w:p w14:paraId="62E4E3C8" w14:textId="77777777" w:rsidR="000A374F" w:rsidRDefault="00EB098A">
      <w:pPr>
        <w:pStyle w:val="Literaturverzeichnis"/>
      </w:pPr>
      <w:bookmarkStart w:id="1892" w:name="ref-Cohen2013"/>
      <w:bookmarkEnd w:id="1891"/>
      <w:r>
        <w:t xml:space="preserve">57. </w:t>
      </w:r>
      <w:r>
        <w:tab/>
        <w:t xml:space="preserve">Cohen J. Statistical Power Analysis for the Behavioral Sciences. </w:t>
      </w:r>
      <w:r>
        <w:rPr>
          <w:i/>
          <w:iCs/>
        </w:rPr>
        <w:t>Statistical Power Analysis for the Behavioral Sciences</w:t>
      </w:r>
      <w:r>
        <w:t xml:space="preserve"> (2013) </w:t>
      </w:r>
      <w:proofErr w:type="spellStart"/>
      <w:r>
        <w:t>doi</w:t>
      </w:r>
      <w:proofErr w:type="spellEnd"/>
      <w:r>
        <w:t xml:space="preserve">: </w:t>
      </w:r>
      <w:hyperlink r:id="rId75">
        <w:r>
          <w:rPr>
            <w:rStyle w:val="Hyperlink"/>
          </w:rPr>
          <w:t>10.4324/9780203771587</w:t>
        </w:r>
      </w:hyperlink>
    </w:p>
    <w:p w14:paraId="02035005" w14:textId="77777777" w:rsidR="000A374F" w:rsidRDefault="00EB098A">
      <w:pPr>
        <w:pStyle w:val="Literaturverzeichnis"/>
      </w:pPr>
      <w:bookmarkStart w:id="1893" w:name="ref-Kassambara2021"/>
      <w:bookmarkEnd w:id="1892"/>
      <w:r>
        <w:t xml:space="preserve">58. </w:t>
      </w:r>
      <w:r>
        <w:tab/>
      </w:r>
      <w:proofErr w:type="spellStart"/>
      <w:r>
        <w:t>Kassambara</w:t>
      </w:r>
      <w:proofErr w:type="spellEnd"/>
      <w:r>
        <w:t xml:space="preserve"> A. </w:t>
      </w:r>
      <w:proofErr w:type="spellStart"/>
      <w:r>
        <w:t>rstatix</w:t>
      </w:r>
      <w:proofErr w:type="spellEnd"/>
      <w:r>
        <w:t xml:space="preserve">: Pipe-Friendly Framework for Basic Statistical Tests. (2021) </w:t>
      </w:r>
      <w:hyperlink r:id="rId76">
        <w:r>
          <w:rPr>
            <w:rStyle w:val="Hyperlink"/>
          </w:rPr>
          <w:t>https://cran.r-project.org/package=rstatix</w:t>
        </w:r>
      </w:hyperlink>
    </w:p>
    <w:p w14:paraId="5421738E" w14:textId="77777777" w:rsidR="000A374F" w:rsidRDefault="00EB098A">
      <w:pPr>
        <w:pStyle w:val="Literaturverzeichnis"/>
      </w:pPr>
      <w:bookmarkStart w:id="1894" w:name="ref-Huber2011"/>
      <w:bookmarkEnd w:id="1893"/>
      <w:r>
        <w:t xml:space="preserve">59. </w:t>
      </w:r>
      <w:r>
        <w:tab/>
        <w:t xml:space="preserve">Huber PJ. Robust Statistics. </w:t>
      </w:r>
      <w:r>
        <w:rPr>
          <w:i/>
          <w:iCs/>
        </w:rPr>
        <w:t>International Encyclopedia of Statistical Science</w:t>
      </w:r>
      <w:r>
        <w:t xml:space="preserve"> (2011)1248–1251. </w:t>
      </w:r>
      <w:proofErr w:type="spellStart"/>
      <w:r>
        <w:t>doi</w:t>
      </w:r>
      <w:proofErr w:type="spellEnd"/>
      <w:r>
        <w:t xml:space="preserve">: </w:t>
      </w:r>
      <w:hyperlink r:id="rId77">
        <w:r>
          <w:rPr>
            <w:rStyle w:val="Hyperlink"/>
          </w:rPr>
          <w:t>10.1007/978-3-642-04898-2_594</w:t>
        </w:r>
      </w:hyperlink>
    </w:p>
    <w:p w14:paraId="225B0115" w14:textId="77777777" w:rsidR="000A374F" w:rsidRDefault="00EB098A">
      <w:pPr>
        <w:pStyle w:val="Literaturverzeichnis"/>
      </w:pPr>
      <w:bookmarkStart w:id="1895" w:name="ref-Ripley2022"/>
      <w:bookmarkEnd w:id="1894"/>
      <w:r>
        <w:t xml:space="preserve">60. </w:t>
      </w:r>
      <w:r>
        <w:tab/>
        <w:t xml:space="preserve">Ripley B. MASS: Support Functions and Datasets for Venables and Ripley’s MASS. (2022) </w:t>
      </w:r>
      <w:hyperlink r:id="rId78">
        <w:r>
          <w:rPr>
            <w:rStyle w:val="Hyperlink"/>
          </w:rPr>
          <w:t>https://cran.r-project.org/package=MASS</w:t>
        </w:r>
      </w:hyperlink>
    </w:p>
    <w:p w14:paraId="18453BBA" w14:textId="77777777" w:rsidR="000A374F" w:rsidRDefault="00EB098A">
      <w:pPr>
        <w:pStyle w:val="Literaturverzeichnis"/>
      </w:pPr>
      <w:bookmarkStart w:id="1896" w:name="ref-Kuhn2008"/>
      <w:bookmarkEnd w:id="1895"/>
      <w:r>
        <w:t xml:space="preserve">61. </w:t>
      </w:r>
      <w:r>
        <w:tab/>
        <w:t xml:space="preserve">Kuhn M. Building predictive models in R using the caret package. </w:t>
      </w:r>
      <w:r>
        <w:rPr>
          <w:i/>
          <w:iCs/>
        </w:rPr>
        <w:t>Journal of Statistical Software</w:t>
      </w:r>
      <w:r>
        <w:t xml:space="preserve"> (2008) 28:1–26. </w:t>
      </w:r>
      <w:proofErr w:type="spellStart"/>
      <w:r>
        <w:t>doi</w:t>
      </w:r>
      <w:proofErr w:type="spellEnd"/>
      <w:r>
        <w:t xml:space="preserve">: </w:t>
      </w:r>
      <w:hyperlink r:id="rId79">
        <w:r>
          <w:rPr>
            <w:rStyle w:val="Hyperlink"/>
          </w:rPr>
          <w:t>10.18637/</w:t>
        </w:r>
        <w:proofErr w:type="gramStart"/>
        <w:r>
          <w:rPr>
            <w:rStyle w:val="Hyperlink"/>
          </w:rPr>
          <w:t>jss.v028.i</w:t>
        </w:r>
        <w:proofErr w:type="gramEnd"/>
        <w:r>
          <w:rPr>
            <w:rStyle w:val="Hyperlink"/>
          </w:rPr>
          <w:t>05</w:t>
        </w:r>
      </w:hyperlink>
    </w:p>
    <w:p w14:paraId="331111C8" w14:textId="77777777" w:rsidR="000A374F" w:rsidRDefault="00EB098A">
      <w:pPr>
        <w:pStyle w:val="Literaturverzeichnis"/>
      </w:pPr>
      <w:bookmarkStart w:id="1897" w:name="ref-Csardi2006"/>
      <w:bookmarkEnd w:id="1896"/>
      <w:r>
        <w:t xml:space="preserve">62. </w:t>
      </w:r>
      <w:r>
        <w:tab/>
      </w:r>
      <w:proofErr w:type="spellStart"/>
      <w:r>
        <w:t>Csardi</w:t>
      </w:r>
      <w:proofErr w:type="spellEnd"/>
      <w:r>
        <w:t xml:space="preserve"> G, </w:t>
      </w:r>
      <w:proofErr w:type="spellStart"/>
      <w:r>
        <w:t>Nepusz</w:t>
      </w:r>
      <w:proofErr w:type="spellEnd"/>
      <w:r>
        <w:t xml:space="preserve"> T. The </w:t>
      </w:r>
      <w:proofErr w:type="spellStart"/>
      <w:r>
        <w:t>igraph</w:t>
      </w:r>
      <w:proofErr w:type="spellEnd"/>
      <w:r>
        <w:t xml:space="preserve"> software package for complex network research. </w:t>
      </w:r>
      <w:proofErr w:type="spellStart"/>
      <w:r>
        <w:rPr>
          <w:i/>
          <w:iCs/>
        </w:rPr>
        <w:t>InterJournal</w:t>
      </w:r>
      <w:proofErr w:type="spellEnd"/>
      <w:r>
        <w:t xml:space="preserve"> (2006) Complex Sy:1695. </w:t>
      </w:r>
      <w:hyperlink r:id="rId80">
        <w:r>
          <w:rPr>
            <w:rStyle w:val="Hyperlink"/>
          </w:rPr>
          <w:t>https://igraph.org</w:t>
        </w:r>
      </w:hyperlink>
    </w:p>
    <w:p w14:paraId="30E3FCE0" w14:textId="77777777" w:rsidR="000A374F" w:rsidRDefault="00EB098A">
      <w:pPr>
        <w:pStyle w:val="Literaturverzeichnis"/>
      </w:pPr>
      <w:bookmarkStart w:id="1898" w:name="ref-Briatte2021"/>
      <w:bookmarkEnd w:id="1897"/>
      <w:r>
        <w:lastRenderedPageBreak/>
        <w:t xml:space="preserve">63. </w:t>
      </w:r>
      <w:r>
        <w:tab/>
      </w:r>
      <w:proofErr w:type="spellStart"/>
      <w:r>
        <w:t>Briatte</w:t>
      </w:r>
      <w:proofErr w:type="spellEnd"/>
      <w:r>
        <w:t xml:space="preserve"> F, Bojanowski M, </w:t>
      </w:r>
      <w:proofErr w:type="spellStart"/>
      <w:r>
        <w:t>Canouil</w:t>
      </w:r>
      <w:proofErr w:type="spellEnd"/>
      <w:r>
        <w:t xml:space="preserve"> M, </w:t>
      </w:r>
      <w:proofErr w:type="spellStart"/>
      <w:r>
        <w:t>Charlop</w:t>
      </w:r>
      <w:proofErr w:type="spellEnd"/>
      <w:r>
        <w:t xml:space="preserve">-Powers Z, Fisher JC, Johnson K, Rinker T. </w:t>
      </w:r>
      <w:proofErr w:type="spellStart"/>
      <w:r>
        <w:t>ggnetwork</w:t>
      </w:r>
      <w:proofErr w:type="spellEnd"/>
      <w:r>
        <w:t xml:space="preserve">: Geometries to Plot Networks with ’ggplot2’. (2021) </w:t>
      </w:r>
      <w:hyperlink r:id="rId81">
        <w:r>
          <w:rPr>
            <w:rStyle w:val="Hyperlink"/>
          </w:rPr>
          <w:t>https://cran.r-project.org/package=ggnetwork</w:t>
        </w:r>
      </w:hyperlink>
    </w:p>
    <w:p w14:paraId="3568E156" w14:textId="77777777" w:rsidR="000A374F" w:rsidRDefault="00EB098A">
      <w:pPr>
        <w:pStyle w:val="Literaturverzeichnis"/>
      </w:pPr>
      <w:bookmarkStart w:id="1899" w:name="ref-Moncrieff2022"/>
      <w:bookmarkEnd w:id="1898"/>
      <w:r>
        <w:t xml:space="preserve">64. </w:t>
      </w:r>
      <w:r>
        <w:tab/>
        <w:t xml:space="preserve">Moncrieff J, Cooper RE, </w:t>
      </w:r>
      <w:proofErr w:type="spellStart"/>
      <w:r>
        <w:t>Stockmann</w:t>
      </w:r>
      <w:proofErr w:type="spellEnd"/>
      <w:r>
        <w:t xml:space="preserve"> T, Amendola S, </w:t>
      </w:r>
      <w:proofErr w:type="spellStart"/>
      <w:r>
        <w:t>Hengartner</w:t>
      </w:r>
      <w:proofErr w:type="spellEnd"/>
      <w:r>
        <w:t xml:space="preserve"> MP, Horowitz MA. The serotonin theory of depression: a systematic umbrella review of the evidence. </w:t>
      </w:r>
      <w:r>
        <w:rPr>
          <w:i/>
          <w:iCs/>
        </w:rPr>
        <w:t>Molecular Psychiatry 2022</w:t>
      </w:r>
      <w:r>
        <w:t xml:space="preserve"> (2022)1–14. </w:t>
      </w:r>
      <w:proofErr w:type="spellStart"/>
      <w:r>
        <w:t>doi</w:t>
      </w:r>
      <w:proofErr w:type="spellEnd"/>
      <w:r>
        <w:t xml:space="preserve">: </w:t>
      </w:r>
      <w:hyperlink r:id="rId82">
        <w:r>
          <w:rPr>
            <w:rStyle w:val="Hyperlink"/>
          </w:rPr>
          <w:t>10.1038/s41380-022-01661-0</w:t>
        </w:r>
      </w:hyperlink>
    </w:p>
    <w:p w14:paraId="1399706B" w14:textId="77777777" w:rsidR="000A374F" w:rsidRDefault="00EB098A">
      <w:pPr>
        <w:pStyle w:val="Literaturverzeichnis"/>
      </w:pPr>
      <w:bookmarkStart w:id="1900" w:name="ref-Lin2022"/>
      <w:bookmarkEnd w:id="1899"/>
      <w:r>
        <w:t xml:space="preserve">65. </w:t>
      </w:r>
      <w:r>
        <w:tab/>
        <w:t xml:space="preserve">Lin H, Liu X, Sun H, Zhang J, Dong S, Liu M, Li L, Tian J, Guo Y, Gan J, et al. Sustained abnormality with recovery of COVID-19 convalescents: a 2-year follow-up study. </w:t>
      </w:r>
      <w:r>
        <w:rPr>
          <w:i/>
          <w:iCs/>
        </w:rPr>
        <w:t>Science Bulletin</w:t>
      </w:r>
      <w:r>
        <w:t xml:space="preserve"> (2022) 67:1556. </w:t>
      </w:r>
      <w:proofErr w:type="spellStart"/>
      <w:r>
        <w:t>doi</w:t>
      </w:r>
      <w:proofErr w:type="spellEnd"/>
      <w:r>
        <w:t xml:space="preserve">: </w:t>
      </w:r>
      <w:hyperlink r:id="rId83">
        <w:r>
          <w:rPr>
            <w:rStyle w:val="Hyperlink"/>
          </w:rPr>
          <w:t>10.1016/J.SCIB.2022.06.025</w:t>
        </w:r>
      </w:hyperlink>
    </w:p>
    <w:p w14:paraId="007A79FD" w14:textId="77777777" w:rsidR="000A374F" w:rsidRDefault="00EB098A">
      <w:pPr>
        <w:pStyle w:val="Literaturverzeichnis"/>
      </w:pPr>
      <w:bookmarkStart w:id="1901" w:name="ref-Sathyasaikumar2022"/>
      <w:bookmarkEnd w:id="1900"/>
      <w:r>
        <w:t xml:space="preserve">66. </w:t>
      </w:r>
      <w:r>
        <w:tab/>
      </w:r>
      <w:proofErr w:type="spellStart"/>
      <w:r>
        <w:t>Sathyasaikumar</w:t>
      </w:r>
      <w:proofErr w:type="spellEnd"/>
      <w:r>
        <w:t xml:space="preserve"> KV, Notarangelo FM, Kelly DL, Rowland LM, Hare SM, Chen S, Mo C, Buchanan RW, </w:t>
      </w:r>
      <w:proofErr w:type="spellStart"/>
      <w:r>
        <w:t>Schwarcz</w:t>
      </w:r>
      <w:proofErr w:type="spellEnd"/>
      <w:r>
        <w:t xml:space="preserve"> R. Tryptophan Challenge in Healthy Controls and People with Schizophrenia: Acute Effects on Plasma Levels of Kynurenine, Kynurenic Acid and 5-Hydroxyindoleacetic Acid. </w:t>
      </w:r>
      <w:r>
        <w:rPr>
          <w:i/>
          <w:iCs/>
        </w:rPr>
        <w:t>Pharmaceuticals 2022, Vol 15, Page 1003</w:t>
      </w:r>
      <w:r>
        <w:t xml:space="preserve"> (2022) 15:1003. </w:t>
      </w:r>
      <w:proofErr w:type="spellStart"/>
      <w:r>
        <w:t>doi</w:t>
      </w:r>
      <w:proofErr w:type="spellEnd"/>
      <w:r>
        <w:t xml:space="preserve">: </w:t>
      </w:r>
      <w:hyperlink r:id="rId84">
        <w:r>
          <w:rPr>
            <w:rStyle w:val="Hyperlink"/>
          </w:rPr>
          <w:t>10.3390/PH15081003</w:t>
        </w:r>
      </w:hyperlink>
    </w:p>
    <w:p w14:paraId="75A68C77" w14:textId="77777777" w:rsidR="000A374F" w:rsidRDefault="00EB098A">
      <w:pPr>
        <w:pStyle w:val="Literaturverzeichnis"/>
      </w:pPr>
      <w:bookmarkStart w:id="1902" w:name="ref-Cysique2022"/>
      <w:bookmarkEnd w:id="1901"/>
      <w:r>
        <w:t xml:space="preserve">67. </w:t>
      </w:r>
      <w:r>
        <w:tab/>
      </w:r>
      <w:proofErr w:type="spellStart"/>
      <w:r>
        <w:t>Cysique</w:t>
      </w:r>
      <w:proofErr w:type="spellEnd"/>
      <w:r>
        <w:t xml:space="preserve"> LA, </w:t>
      </w:r>
      <w:proofErr w:type="spellStart"/>
      <w:r>
        <w:t>Jakabek</w:t>
      </w:r>
      <w:proofErr w:type="spellEnd"/>
      <w:r>
        <w:t xml:space="preserve"> D, Bracken SG, Allen-Davidian Y, Heng B, Chow S, </w:t>
      </w:r>
      <w:proofErr w:type="spellStart"/>
      <w:r>
        <w:t>Dehhaghi</w:t>
      </w:r>
      <w:proofErr w:type="spellEnd"/>
      <w:r>
        <w:t xml:space="preserve"> M, Pires AS, Darley DR, Byrne A, et al. Post-acute COVID-19 cognitive impairment and decline uniquely associate with kynurenine pathway activation: a longitudinal observational study. </w:t>
      </w:r>
      <w:proofErr w:type="spellStart"/>
      <w:r>
        <w:rPr>
          <w:i/>
          <w:iCs/>
        </w:rPr>
        <w:t>medRxiv</w:t>
      </w:r>
      <w:proofErr w:type="spellEnd"/>
      <w:r>
        <w:t xml:space="preserve"> (2022)2022.06.07.22276020. </w:t>
      </w:r>
      <w:proofErr w:type="spellStart"/>
      <w:r>
        <w:t>doi</w:t>
      </w:r>
      <w:proofErr w:type="spellEnd"/>
      <w:r>
        <w:t xml:space="preserve">: </w:t>
      </w:r>
      <w:hyperlink r:id="rId85">
        <w:r>
          <w:rPr>
            <w:rStyle w:val="Hyperlink"/>
          </w:rPr>
          <w:t>10.1101/2022.06.07.22276020</w:t>
        </w:r>
      </w:hyperlink>
    </w:p>
    <w:p w14:paraId="11679BDC" w14:textId="77777777" w:rsidR="000A374F" w:rsidRDefault="00EB098A">
      <w:pPr>
        <w:pStyle w:val="Literaturverzeichnis"/>
      </w:pPr>
      <w:bookmarkStart w:id="1903" w:name="ref-Werner1990"/>
      <w:bookmarkEnd w:id="1902"/>
      <w:r>
        <w:t xml:space="preserve">68. </w:t>
      </w:r>
      <w:r>
        <w:tab/>
        <w:t>Werner ER, Werner-</w:t>
      </w:r>
      <w:proofErr w:type="spellStart"/>
      <w:r>
        <w:t>Felmayer</w:t>
      </w:r>
      <w:proofErr w:type="spellEnd"/>
      <w:r>
        <w:t xml:space="preserve"> G, Fuchs D, Hausen A, </w:t>
      </w:r>
      <w:proofErr w:type="spellStart"/>
      <w:r>
        <w:t>Reibnegger</w:t>
      </w:r>
      <w:proofErr w:type="spellEnd"/>
      <w:r>
        <w:t xml:space="preserve"> G, Yim JJ, </w:t>
      </w:r>
      <w:proofErr w:type="spellStart"/>
      <w:r>
        <w:t>Pfleiderer</w:t>
      </w:r>
      <w:proofErr w:type="spellEnd"/>
      <w:r>
        <w:t xml:space="preserve"> W, Wachter H. Tetrahydrobiopterin biosynthetic activities in human macrophages, fibroblasts, THP-1, and T 24 cells. GTP-</w:t>
      </w:r>
      <w:proofErr w:type="spellStart"/>
      <w:r>
        <w:t>cyclohydrolase</w:t>
      </w:r>
      <w:proofErr w:type="spellEnd"/>
      <w:r>
        <w:t xml:space="preserve"> I is stimulated by interferon-gamma, and 6-pyruvoyl </w:t>
      </w:r>
      <w:proofErr w:type="spellStart"/>
      <w:r>
        <w:t>tetrahydropterin</w:t>
      </w:r>
      <w:proofErr w:type="spellEnd"/>
      <w:r>
        <w:t xml:space="preserve"> synthase and </w:t>
      </w:r>
      <w:proofErr w:type="spellStart"/>
      <w:r>
        <w:t>sepiapterin</w:t>
      </w:r>
      <w:proofErr w:type="spellEnd"/>
      <w:r>
        <w:t xml:space="preserve"> reductase are constitutively present. </w:t>
      </w:r>
      <w:r>
        <w:rPr>
          <w:i/>
          <w:iCs/>
        </w:rPr>
        <w:t>Journal of Biological Chemistry</w:t>
      </w:r>
      <w:r>
        <w:t xml:space="preserve"> (1990) 265:3189–3192. </w:t>
      </w:r>
      <w:proofErr w:type="spellStart"/>
      <w:r>
        <w:t>doi</w:t>
      </w:r>
      <w:proofErr w:type="spellEnd"/>
      <w:r>
        <w:t xml:space="preserve">: </w:t>
      </w:r>
      <w:hyperlink r:id="rId86">
        <w:r>
          <w:rPr>
            <w:rStyle w:val="Hyperlink"/>
          </w:rPr>
          <w:t>10.1016/S0021-9258(19)39752-2</w:t>
        </w:r>
      </w:hyperlink>
    </w:p>
    <w:p w14:paraId="4ED2F1DB" w14:textId="77777777" w:rsidR="000A374F" w:rsidRDefault="00EB098A">
      <w:pPr>
        <w:pStyle w:val="Literaturverzeichnis"/>
      </w:pPr>
      <w:bookmarkStart w:id="1904" w:name="ref-Werner-Felmayer1993"/>
      <w:bookmarkEnd w:id="1903"/>
      <w:r>
        <w:t xml:space="preserve">69. </w:t>
      </w:r>
      <w:r>
        <w:tab/>
        <w:t>Werner-</w:t>
      </w:r>
      <w:proofErr w:type="spellStart"/>
      <w:r>
        <w:t>Felmayer</w:t>
      </w:r>
      <w:proofErr w:type="spellEnd"/>
      <w:r>
        <w:t xml:space="preserve"> G, </w:t>
      </w:r>
      <w:proofErr w:type="spellStart"/>
      <w:r>
        <w:t>Prast</w:t>
      </w:r>
      <w:proofErr w:type="spellEnd"/>
      <w:r>
        <w:t xml:space="preserve"> H, Werner ER, </w:t>
      </w:r>
      <w:proofErr w:type="spellStart"/>
      <w:r>
        <w:t>Philippu</w:t>
      </w:r>
      <w:proofErr w:type="spellEnd"/>
      <w:r>
        <w:t xml:space="preserve"> A, Wachter H. Induction of GTP </w:t>
      </w:r>
      <w:proofErr w:type="spellStart"/>
      <w:r>
        <w:t>cyclohydrolase</w:t>
      </w:r>
      <w:proofErr w:type="spellEnd"/>
      <w:r>
        <w:t xml:space="preserve"> I by bacterial lipopolysaccharide in the rat. </w:t>
      </w:r>
      <w:r>
        <w:rPr>
          <w:i/>
          <w:iCs/>
        </w:rPr>
        <w:t>FEBS letters</w:t>
      </w:r>
      <w:r>
        <w:t xml:space="preserve"> (1993) 322:223–226. </w:t>
      </w:r>
      <w:proofErr w:type="spellStart"/>
      <w:r>
        <w:t>doi</w:t>
      </w:r>
      <w:proofErr w:type="spellEnd"/>
      <w:r>
        <w:t xml:space="preserve">: </w:t>
      </w:r>
      <w:hyperlink r:id="rId87">
        <w:r>
          <w:rPr>
            <w:rStyle w:val="Hyperlink"/>
          </w:rPr>
          <w:t>10.1016/0014-5793(93)81574-J</w:t>
        </w:r>
      </w:hyperlink>
    </w:p>
    <w:p w14:paraId="0D953B79" w14:textId="77777777" w:rsidR="000A374F" w:rsidRDefault="00EB098A">
      <w:pPr>
        <w:pStyle w:val="Literaturverzeichnis"/>
      </w:pPr>
      <w:bookmarkStart w:id="1905" w:name="ref-Huber1984"/>
      <w:bookmarkEnd w:id="1904"/>
      <w:r>
        <w:t xml:space="preserve">70. </w:t>
      </w:r>
      <w:r>
        <w:tab/>
        <w:t xml:space="preserve">Huber C, Richard Batchelor J, Fuchs D, Hausen A, Lang A, </w:t>
      </w:r>
      <w:proofErr w:type="spellStart"/>
      <w:r>
        <w:t>Niederwieser</w:t>
      </w:r>
      <w:proofErr w:type="spellEnd"/>
      <w:r>
        <w:t xml:space="preserve"> D, </w:t>
      </w:r>
      <w:proofErr w:type="spellStart"/>
      <w:r>
        <w:t>Reibnegger</w:t>
      </w:r>
      <w:proofErr w:type="spellEnd"/>
      <w:r>
        <w:t xml:space="preserve"> G, </w:t>
      </w:r>
      <w:proofErr w:type="spellStart"/>
      <w:r>
        <w:t>Swetly</w:t>
      </w:r>
      <w:proofErr w:type="spellEnd"/>
      <w:r>
        <w:t xml:space="preserve"> P, </w:t>
      </w:r>
      <w:proofErr w:type="spellStart"/>
      <w:r>
        <w:t>Troppmair</w:t>
      </w:r>
      <w:proofErr w:type="spellEnd"/>
      <w:r>
        <w:t xml:space="preserve"> J, Wachter H. Immune response-associated production of neopterin. Release from macrophages primarily under control of interferon-gamma. </w:t>
      </w:r>
      <w:r>
        <w:rPr>
          <w:i/>
          <w:iCs/>
        </w:rPr>
        <w:t>The Journal of experimental medicine</w:t>
      </w:r>
      <w:r>
        <w:t xml:space="preserve"> (1984) 160:310–316. </w:t>
      </w:r>
      <w:proofErr w:type="spellStart"/>
      <w:r>
        <w:t>doi</w:t>
      </w:r>
      <w:proofErr w:type="spellEnd"/>
      <w:r>
        <w:t xml:space="preserve">: </w:t>
      </w:r>
      <w:hyperlink r:id="rId88">
        <w:r>
          <w:rPr>
            <w:rStyle w:val="Hyperlink"/>
          </w:rPr>
          <w:t>10.1084/JEM.160.1.310</w:t>
        </w:r>
      </w:hyperlink>
    </w:p>
    <w:p w14:paraId="31174D6D" w14:textId="77777777" w:rsidR="000A374F" w:rsidRDefault="00EB098A">
      <w:pPr>
        <w:pStyle w:val="Literaturverzeichnis"/>
      </w:pPr>
      <w:bookmarkStart w:id="1906" w:name="ref-Valdiglesias2018"/>
      <w:bookmarkEnd w:id="1905"/>
      <w:r>
        <w:t xml:space="preserve">71. </w:t>
      </w:r>
      <w:r>
        <w:tab/>
      </w:r>
      <w:proofErr w:type="spellStart"/>
      <w:r>
        <w:t>Valdiglesias</w:t>
      </w:r>
      <w:proofErr w:type="spellEnd"/>
      <w:r>
        <w:t xml:space="preserve"> V, Marcos-Pérez D, </w:t>
      </w:r>
      <w:proofErr w:type="spellStart"/>
      <w:r>
        <w:t>Lorenzi</w:t>
      </w:r>
      <w:proofErr w:type="spellEnd"/>
      <w:r>
        <w:t xml:space="preserve"> M, </w:t>
      </w:r>
      <w:proofErr w:type="spellStart"/>
      <w:r>
        <w:t>Onder</w:t>
      </w:r>
      <w:proofErr w:type="spellEnd"/>
      <w:r>
        <w:t xml:space="preserve"> G, </w:t>
      </w:r>
      <w:proofErr w:type="spellStart"/>
      <w:r>
        <w:t>Gostner</w:t>
      </w:r>
      <w:proofErr w:type="spellEnd"/>
      <w:r>
        <w:t xml:space="preserve"> JM, Strasser B, Fuchs D, </w:t>
      </w:r>
      <w:proofErr w:type="spellStart"/>
      <w:r>
        <w:t>Bonassi</w:t>
      </w:r>
      <w:proofErr w:type="spellEnd"/>
      <w:r>
        <w:t xml:space="preserve"> S. Immunological alterations in frail older adults: A cross sectional study. </w:t>
      </w:r>
      <w:r>
        <w:rPr>
          <w:i/>
          <w:iCs/>
        </w:rPr>
        <w:t>Experimental gerontology</w:t>
      </w:r>
      <w:r>
        <w:t xml:space="preserve"> (2018) 112:119–126. </w:t>
      </w:r>
      <w:proofErr w:type="spellStart"/>
      <w:r>
        <w:t>doi</w:t>
      </w:r>
      <w:proofErr w:type="spellEnd"/>
      <w:r>
        <w:t xml:space="preserve">: </w:t>
      </w:r>
      <w:hyperlink r:id="rId89">
        <w:r>
          <w:rPr>
            <w:rStyle w:val="Hyperlink"/>
          </w:rPr>
          <w:t>10.1016/J.EXGER.2018.09.010</w:t>
        </w:r>
      </w:hyperlink>
    </w:p>
    <w:p w14:paraId="6602187A" w14:textId="77777777" w:rsidR="000A374F" w:rsidRDefault="00EB098A">
      <w:pPr>
        <w:pStyle w:val="Literaturverzeichnis"/>
      </w:pPr>
      <w:bookmarkStart w:id="1907" w:name="ref-Marttila2011"/>
      <w:bookmarkEnd w:id="1906"/>
      <w:r>
        <w:t xml:space="preserve">72. </w:t>
      </w:r>
      <w:r>
        <w:tab/>
      </w:r>
      <w:proofErr w:type="spellStart"/>
      <w:r>
        <w:t>Marttila</w:t>
      </w:r>
      <w:proofErr w:type="spellEnd"/>
      <w:r>
        <w:t xml:space="preserve"> S, </w:t>
      </w:r>
      <w:proofErr w:type="spellStart"/>
      <w:r>
        <w:t>Jylhävä</w:t>
      </w:r>
      <w:proofErr w:type="spellEnd"/>
      <w:r>
        <w:t xml:space="preserve"> J, Eklund C, </w:t>
      </w:r>
      <w:proofErr w:type="spellStart"/>
      <w:r>
        <w:t>Hervonen</w:t>
      </w:r>
      <w:proofErr w:type="spellEnd"/>
      <w:r>
        <w:t xml:space="preserve"> A, </w:t>
      </w:r>
      <w:proofErr w:type="spellStart"/>
      <w:r>
        <w:t>Jylhä</w:t>
      </w:r>
      <w:proofErr w:type="spellEnd"/>
      <w:r>
        <w:t xml:space="preserve"> M, </w:t>
      </w:r>
      <w:proofErr w:type="spellStart"/>
      <w:r>
        <w:t>Hurme</w:t>
      </w:r>
      <w:proofErr w:type="spellEnd"/>
      <w:r>
        <w:t xml:space="preserve"> M. Aging-associated increase in indoleamine 2,3-dioxygenase (IDO) activity appears to be unrelated to the </w:t>
      </w:r>
      <w:r>
        <w:lastRenderedPageBreak/>
        <w:t xml:space="preserve">transcription of the IDO1 or IDO2 genes in peripheral blood mononuclear cells. </w:t>
      </w:r>
      <w:r>
        <w:rPr>
          <w:i/>
          <w:iCs/>
        </w:rPr>
        <w:t xml:space="preserve">Immunity &amp; </w:t>
      </w:r>
      <w:proofErr w:type="gramStart"/>
      <w:r>
        <w:rPr>
          <w:i/>
          <w:iCs/>
        </w:rPr>
        <w:t>Ageing :</w:t>
      </w:r>
      <w:proofErr w:type="gramEnd"/>
      <w:r>
        <w:rPr>
          <w:i/>
          <w:iCs/>
        </w:rPr>
        <w:t xml:space="preserve"> I &amp; A</w:t>
      </w:r>
      <w:r>
        <w:t xml:space="preserve"> (2011) 8:9. </w:t>
      </w:r>
      <w:proofErr w:type="spellStart"/>
      <w:r>
        <w:t>doi</w:t>
      </w:r>
      <w:proofErr w:type="spellEnd"/>
      <w:r>
        <w:t xml:space="preserve">: </w:t>
      </w:r>
      <w:hyperlink r:id="rId90">
        <w:r>
          <w:rPr>
            <w:rStyle w:val="Hyperlink"/>
          </w:rPr>
          <w:t>10.1186/1742-4933-8-9</w:t>
        </w:r>
      </w:hyperlink>
    </w:p>
    <w:p w14:paraId="7971DDE7" w14:textId="77777777" w:rsidR="000A374F" w:rsidRDefault="00EB098A">
      <w:pPr>
        <w:pStyle w:val="Literaturverzeichnis"/>
      </w:pPr>
      <w:bookmarkStart w:id="1908" w:name="ref-Peters2006"/>
      <w:bookmarkEnd w:id="1907"/>
      <w:r>
        <w:t xml:space="preserve">73. </w:t>
      </w:r>
      <w:r>
        <w:tab/>
        <w:t xml:space="preserve">Peters R. Ageing and the brain. </w:t>
      </w:r>
      <w:r>
        <w:rPr>
          <w:i/>
          <w:iCs/>
        </w:rPr>
        <w:t>Postgraduate medical journal</w:t>
      </w:r>
      <w:r>
        <w:t xml:space="preserve"> (2006) 82:84–88. </w:t>
      </w:r>
      <w:proofErr w:type="spellStart"/>
      <w:r>
        <w:t>doi</w:t>
      </w:r>
      <w:proofErr w:type="spellEnd"/>
      <w:r>
        <w:t xml:space="preserve">: </w:t>
      </w:r>
      <w:hyperlink r:id="rId91">
        <w:r>
          <w:rPr>
            <w:rStyle w:val="Hyperlink"/>
          </w:rPr>
          <w:t>10.1136/PGMJ.2005.036665</w:t>
        </w:r>
      </w:hyperlink>
    </w:p>
    <w:p w14:paraId="205AE21A" w14:textId="77777777" w:rsidR="000A374F" w:rsidRDefault="00EB098A">
      <w:pPr>
        <w:pStyle w:val="Literaturverzeichnis"/>
      </w:pPr>
      <w:bookmarkStart w:id="1909" w:name="ref-Ertugrul2007"/>
      <w:bookmarkEnd w:id="1908"/>
      <w:r>
        <w:t xml:space="preserve">74. </w:t>
      </w:r>
      <w:r>
        <w:tab/>
      </w:r>
      <w:proofErr w:type="spellStart"/>
      <w:r>
        <w:t>Ertugrul</w:t>
      </w:r>
      <w:proofErr w:type="spellEnd"/>
      <w:r>
        <w:t xml:space="preserve"> A, </w:t>
      </w:r>
      <w:proofErr w:type="spellStart"/>
      <w:r>
        <w:t>Ucar</w:t>
      </w:r>
      <w:proofErr w:type="spellEnd"/>
      <w:r>
        <w:t xml:space="preserve"> G, </w:t>
      </w:r>
      <w:proofErr w:type="spellStart"/>
      <w:r>
        <w:t>Basar</w:t>
      </w:r>
      <w:proofErr w:type="spellEnd"/>
      <w:r>
        <w:t xml:space="preserve"> K, Demir B, </w:t>
      </w:r>
      <w:proofErr w:type="spellStart"/>
      <w:r>
        <w:t>Yabanoglu</w:t>
      </w:r>
      <w:proofErr w:type="spellEnd"/>
      <w:r>
        <w:t xml:space="preserve"> S, </w:t>
      </w:r>
      <w:proofErr w:type="spellStart"/>
      <w:r>
        <w:t>Ulug</w:t>
      </w:r>
      <w:proofErr w:type="spellEnd"/>
      <w:r>
        <w:t xml:space="preserve"> B. Influence of clozapine on platelet serotonin, monoamine oxidase and plasma serotonin levels. </w:t>
      </w:r>
      <w:r>
        <w:rPr>
          <w:i/>
          <w:iCs/>
        </w:rPr>
        <w:t>Psychiatry research</w:t>
      </w:r>
      <w:r>
        <w:t xml:space="preserve"> (2007) 149:49–57. </w:t>
      </w:r>
      <w:proofErr w:type="spellStart"/>
      <w:r>
        <w:t>doi</w:t>
      </w:r>
      <w:proofErr w:type="spellEnd"/>
      <w:r>
        <w:t xml:space="preserve">: </w:t>
      </w:r>
      <w:hyperlink r:id="rId92">
        <w:r>
          <w:rPr>
            <w:rStyle w:val="Hyperlink"/>
          </w:rPr>
          <w:t>10.1016/J.PSYCHRES.2005.12.009</w:t>
        </w:r>
      </w:hyperlink>
    </w:p>
    <w:p w14:paraId="59A0CA99" w14:textId="77777777" w:rsidR="000A374F" w:rsidRDefault="00EB098A">
      <w:pPr>
        <w:pStyle w:val="Literaturverzeichnis"/>
      </w:pPr>
      <w:bookmarkStart w:id="1910" w:name="ref-Tyano2006"/>
      <w:bookmarkEnd w:id="1909"/>
      <w:r>
        <w:t xml:space="preserve">75. </w:t>
      </w:r>
      <w:r>
        <w:tab/>
      </w:r>
      <w:proofErr w:type="spellStart"/>
      <w:r>
        <w:t>Tyano</w:t>
      </w:r>
      <w:proofErr w:type="spellEnd"/>
      <w:r>
        <w:t xml:space="preserve"> S, </w:t>
      </w:r>
      <w:proofErr w:type="spellStart"/>
      <w:r>
        <w:t>Zalsman</w:t>
      </w:r>
      <w:proofErr w:type="spellEnd"/>
      <w:r>
        <w:t xml:space="preserve"> G, </w:t>
      </w:r>
      <w:proofErr w:type="spellStart"/>
      <w:r>
        <w:t>Ofek</w:t>
      </w:r>
      <w:proofErr w:type="spellEnd"/>
      <w:r>
        <w:t xml:space="preserve"> H, Blum I, </w:t>
      </w:r>
      <w:proofErr w:type="spellStart"/>
      <w:r>
        <w:t>Apter</w:t>
      </w:r>
      <w:proofErr w:type="spellEnd"/>
      <w:r>
        <w:t xml:space="preserve"> A, </w:t>
      </w:r>
      <w:proofErr w:type="spellStart"/>
      <w:r>
        <w:t>Wolovik</w:t>
      </w:r>
      <w:proofErr w:type="spellEnd"/>
      <w:r>
        <w:t xml:space="preserve"> L, Sher L, Sommerfeld E, </w:t>
      </w:r>
      <w:proofErr w:type="spellStart"/>
      <w:r>
        <w:t>Harell</w:t>
      </w:r>
      <w:proofErr w:type="spellEnd"/>
      <w:r>
        <w:t xml:space="preserve"> D, </w:t>
      </w:r>
      <w:proofErr w:type="spellStart"/>
      <w:r>
        <w:t>Weizman</w:t>
      </w:r>
      <w:proofErr w:type="spellEnd"/>
      <w:r>
        <w:t xml:space="preserve"> A. Plasma serotonin levels and suicidal behavior in adolescents. </w:t>
      </w:r>
      <w:r>
        <w:rPr>
          <w:i/>
          <w:iCs/>
        </w:rPr>
        <w:t xml:space="preserve">European </w:t>
      </w:r>
      <w:proofErr w:type="gramStart"/>
      <w:r>
        <w:rPr>
          <w:i/>
          <w:iCs/>
        </w:rPr>
        <w:t>neuropsychopharmacology :</w:t>
      </w:r>
      <w:proofErr w:type="gramEnd"/>
      <w:r>
        <w:rPr>
          <w:i/>
          <w:iCs/>
        </w:rPr>
        <w:t xml:space="preserve"> the journal of the European College of Neuropsychopharmacology</w:t>
      </w:r>
      <w:r>
        <w:t xml:space="preserve"> (2006) 16:49–57. </w:t>
      </w:r>
      <w:proofErr w:type="spellStart"/>
      <w:r>
        <w:t>doi</w:t>
      </w:r>
      <w:proofErr w:type="spellEnd"/>
      <w:r>
        <w:t xml:space="preserve">: </w:t>
      </w:r>
      <w:hyperlink r:id="rId93">
        <w:r>
          <w:rPr>
            <w:rStyle w:val="Hyperlink"/>
          </w:rPr>
          <w:t>10.1016/J.EURONEURO.2005.05.005</w:t>
        </w:r>
      </w:hyperlink>
    </w:p>
    <w:p w14:paraId="0889308B" w14:textId="77777777" w:rsidR="000A374F" w:rsidRDefault="00EB098A">
      <w:pPr>
        <w:pStyle w:val="Literaturverzeichnis"/>
      </w:pPr>
      <w:bookmarkStart w:id="1911" w:name="ref-Miller2016"/>
      <w:bookmarkEnd w:id="1910"/>
      <w:r>
        <w:t xml:space="preserve">76. </w:t>
      </w:r>
      <w:r>
        <w:tab/>
        <w:t xml:space="preserve">Miller AH, Raison CL. The role of inflammation in depression: from evolutionary imperative to modern treatment target. </w:t>
      </w:r>
      <w:r>
        <w:rPr>
          <w:i/>
          <w:iCs/>
        </w:rPr>
        <w:t>Nature reviews Immunology</w:t>
      </w:r>
      <w:r>
        <w:t xml:space="preserve"> (2016) 16:22–34. </w:t>
      </w:r>
      <w:proofErr w:type="spellStart"/>
      <w:r>
        <w:t>doi</w:t>
      </w:r>
      <w:proofErr w:type="spellEnd"/>
      <w:r>
        <w:t xml:space="preserve">: </w:t>
      </w:r>
      <w:hyperlink r:id="rId94">
        <w:r>
          <w:rPr>
            <w:rStyle w:val="Hyperlink"/>
          </w:rPr>
          <w:t>10.1038/NRI.2015.5</w:t>
        </w:r>
      </w:hyperlink>
    </w:p>
    <w:p w14:paraId="1217F9A0" w14:textId="77777777" w:rsidR="000A374F" w:rsidRDefault="00EB098A">
      <w:pPr>
        <w:pStyle w:val="Literaturverzeichnis"/>
      </w:pPr>
      <w:bookmarkStart w:id="1912" w:name="ref-Miller2008"/>
      <w:bookmarkEnd w:id="1911"/>
      <w:r>
        <w:t xml:space="preserve">77. </w:t>
      </w:r>
      <w:r>
        <w:tab/>
        <w:t xml:space="preserve">Miller CL, </w:t>
      </w:r>
      <w:proofErr w:type="spellStart"/>
      <w:r>
        <w:t>Llenos</w:t>
      </w:r>
      <w:proofErr w:type="spellEnd"/>
      <w:r>
        <w:t xml:space="preserve"> IC, </w:t>
      </w:r>
      <w:proofErr w:type="spellStart"/>
      <w:r>
        <w:t>Cwik</w:t>
      </w:r>
      <w:proofErr w:type="spellEnd"/>
      <w:r>
        <w:t xml:space="preserve"> M, Walkup J, Weis S. Alterations in kynurenine precursor and product levels in schizophrenia and bipolar disorder. </w:t>
      </w:r>
      <w:r>
        <w:rPr>
          <w:i/>
          <w:iCs/>
        </w:rPr>
        <w:t>Neurochemistry International</w:t>
      </w:r>
      <w:r>
        <w:t xml:space="preserve"> (2008) 52:1297–1303. </w:t>
      </w:r>
      <w:proofErr w:type="spellStart"/>
      <w:r>
        <w:t>doi</w:t>
      </w:r>
      <w:proofErr w:type="spellEnd"/>
      <w:r>
        <w:t xml:space="preserve">: </w:t>
      </w:r>
      <w:hyperlink r:id="rId95">
        <w:r>
          <w:rPr>
            <w:rStyle w:val="Hyperlink"/>
          </w:rPr>
          <w:t>10.1016/J.NEUINT.2008.01.013</w:t>
        </w:r>
      </w:hyperlink>
    </w:p>
    <w:p w14:paraId="3CD01A49" w14:textId="77777777" w:rsidR="000A374F" w:rsidRDefault="00EB098A">
      <w:pPr>
        <w:pStyle w:val="Literaturverzeichnis"/>
      </w:pPr>
      <w:bookmarkStart w:id="1913" w:name="ref-Clark2016"/>
      <w:bookmarkEnd w:id="1912"/>
      <w:r>
        <w:t xml:space="preserve">78. </w:t>
      </w:r>
      <w:r>
        <w:tab/>
        <w:t xml:space="preserve">Clark SM, </w:t>
      </w:r>
      <w:proofErr w:type="spellStart"/>
      <w:r>
        <w:t>Pocivavsek</w:t>
      </w:r>
      <w:proofErr w:type="spellEnd"/>
      <w:r>
        <w:t xml:space="preserve"> A, Nicholson JD, Notarangelo FM, </w:t>
      </w:r>
      <w:proofErr w:type="spellStart"/>
      <w:r>
        <w:t>Langenberg</w:t>
      </w:r>
      <w:proofErr w:type="spellEnd"/>
      <w:r>
        <w:t xml:space="preserve"> P, McMahon RP, Kleinman JE, Hyde TM, Stiller J, </w:t>
      </w:r>
      <w:proofErr w:type="spellStart"/>
      <w:r>
        <w:t>Postolache</w:t>
      </w:r>
      <w:proofErr w:type="spellEnd"/>
      <w:r>
        <w:t xml:space="preserve"> TT, et al. Reduced kynurenine pathway metabolism and cytokine expression in the prefrontal cortex of depressed individuals. </w:t>
      </w:r>
      <w:r>
        <w:rPr>
          <w:i/>
          <w:iCs/>
        </w:rPr>
        <w:t>Journal of Psychiatry and Neuroscience</w:t>
      </w:r>
      <w:r>
        <w:t xml:space="preserve"> (2016) 41:386–394. </w:t>
      </w:r>
      <w:proofErr w:type="spellStart"/>
      <w:r>
        <w:t>doi</w:t>
      </w:r>
      <w:proofErr w:type="spellEnd"/>
      <w:r>
        <w:t xml:space="preserve">: </w:t>
      </w:r>
      <w:hyperlink r:id="rId96">
        <w:r>
          <w:rPr>
            <w:rStyle w:val="Hyperlink"/>
          </w:rPr>
          <w:t>10.1503/JPN.150226</w:t>
        </w:r>
      </w:hyperlink>
      <w:bookmarkEnd w:id="1820"/>
      <w:bookmarkEnd w:id="1822"/>
      <w:bookmarkEnd w:id="1913"/>
    </w:p>
    <w:sectPr w:rsidR="000A374F">
      <w:footerReference w:type="default" r:id="rId97"/>
      <w:pgSz w:w="12240" w:h="15840"/>
      <w:pgMar w:top="1440" w:right="1440" w:bottom="2204" w:left="1440" w:header="0" w:footer="144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6" w:author="Katharina Huefner" w:date="2023-05-25T22:18:00Z" w:initials="KH">
    <w:p w14:paraId="2475158F" w14:textId="77777777" w:rsidR="00DC3802" w:rsidRPr="00016944" w:rsidRDefault="00DC3802" w:rsidP="00EB098A">
      <w:pPr>
        <w:pStyle w:val="Kommentartext"/>
        <w:rPr>
          <w:lang w:val="de-DE"/>
        </w:rPr>
      </w:pPr>
      <w:r>
        <w:rPr>
          <w:rStyle w:val="Kommentarzeichen"/>
        </w:rPr>
        <w:annotationRef/>
      </w:r>
      <w:r>
        <w:rPr>
          <w:lang w:val="de-AT"/>
        </w:rPr>
        <w:t>Warum ist die zahl anders als zuvor?</w:t>
      </w:r>
    </w:p>
  </w:comment>
  <w:comment w:id="117" w:author="Katharina Huefner" w:date="2023-05-25T23:02:00Z" w:initials="KH">
    <w:p w14:paraId="37FE91F4" w14:textId="77777777" w:rsidR="00DC3802" w:rsidRPr="00016944" w:rsidRDefault="00DC3802" w:rsidP="00EB098A">
      <w:pPr>
        <w:pStyle w:val="Kommentartext"/>
        <w:rPr>
          <w:lang w:val="de-DE"/>
        </w:rPr>
      </w:pPr>
      <w:r>
        <w:rPr>
          <w:rStyle w:val="Kommentarzeichen"/>
        </w:rPr>
        <w:annotationRef/>
      </w:r>
      <w:r>
        <w:rPr>
          <w:lang w:val="de-AT"/>
        </w:rPr>
        <w:t xml:space="preserve">Du schreibst später das IL und CRP aus der </w:t>
      </w:r>
      <w:r>
        <w:rPr>
          <w:lang w:val="de-AT"/>
        </w:rPr>
        <w:t>analyse rauskamen, also bleibt der NLR und neo?</w:t>
      </w:r>
    </w:p>
  </w:comment>
  <w:comment w:id="186" w:author="HÜFNER Katharina,Assoz. Prof. Priv.Doz. Dr." w:date="2023-05-28T12:12:00Z" w:initials="HKPPD">
    <w:p w14:paraId="0922840D" w14:textId="5450A8BE" w:rsidR="00DC3802" w:rsidRPr="00016944" w:rsidRDefault="00DC3802">
      <w:pPr>
        <w:pStyle w:val="Kommentartext"/>
        <w:rPr>
          <w:lang w:val="de-DE"/>
        </w:rPr>
      </w:pPr>
      <w:r>
        <w:rPr>
          <w:rStyle w:val="Kommentarzeichen"/>
        </w:rPr>
        <w:annotationRef/>
      </w:r>
      <w:r w:rsidRPr="00016944">
        <w:rPr>
          <w:lang w:val="de-DE"/>
        </w:rPr>
        <w:t>Stimmt das? Hab´s aus der Abbildung S2</w:t>
      </w:r>
    </w:p>
  </w:comment>
  <w:comment w:id="192" w:author="HÜFNER Katharina,Assoz. Prof. Priv.Doz. Dr." w:date="2023-05-28T09:21:00Z" w:initials="HKPPD">
    <w:p w14:paraId="395BE3B1" w14:textId="5BF87372" w:rsidR="00DC3802" w:rsidRPr="00016944" w:rsidRDefault="00DC3802">
      <w:pPr>
        <w:pStyle w:val="Kommentartext"/>
        <w:rPr>
          <w:lang w:val="de-DE"/>
        </w:rPr>
      </w:pPr>
      <w:r>
        <w:rPr>
          <w:rStyle w:val="Kommentarzeichen"/>
        </w:rPr>
        <w:annotationRef/>
      </w:r>
      <w:r w:rsidRPr="00016944">
        <w:rPr>
          <w:lang w:val="de-DE"/>
        </w:rPr>
        <w:t>Aber bei TNF ist es ja höher, kann man das so sagen?</w:t>
      </w:r>
    </w:p>
  </w:comment>
  <w:comment w:id="220" w:author="HÜFNER Katharina,Ass.Prof. Priv. Doz. Dr." w:date="2023-05-30T09:36:00Z" w:initials="HKPDD">
    <w:p w14:paraId="7F53C2FD" w14:textId="6A9ED27D" w:rsidR="00DC3802" w:rsidRPr="00D22C19" w:rsidRDefault="00DC3802">
      <w:pPr>
        <w:pStyle w:val="Kommentartext"/>
        <w:rPr>
          <w:lang w:val="de-DE"/>
        </w:rPr>
      </w:pPr>
      <w:r>
        <w:rPr>
          <w:rStyle w:val="Kommentarzeichen"/>
        </w:rPr>
        <w:annotationRef/>
      </w:r>
      <w:r w:rsidRPr="00D22C19">
        <w:rPr>
          <w:lang w:val="de-DE"/>
        </w:rPr>
        <w:t xml:space="preserve">Hier die </w:t>
      </w:r>
      <w:r w:rsidRPr="00D22C19">
        <w:rPr>
          <w:lang w:val="de-DE"/>
        </w:rPr>
        <w:t>dantzer references 2008 hin (</w:t>
      </w:r>
      <w:r>
        <w:rPr>
          <w:lang w:val="de-DE"/>
        </w:rPr>
        <w:t xml:space="preserve">aktuell nr 2), maes, aktuell nr 5 und Haaron aktuell nr 7 plus </w:t>
      </w:r>
      <w:hyperlink r:id="rId1" w:tgtFrame="_blank" w:tooltip="Persistent link using digital object identifier" w:history="1">
        <w:r w:rsidRPr="00145774">
          <w:rPr>
            <w:rStyle w:val="anchor-text"/>
            <w:rFonts w:ascii="Arial" w:hAnsi="Arial" w:cs="Arial"/>
            <w:color w:val="007398"/>
            <w:sz w:val="21"/>
            <w:szCs w:val="21"/>
            <w:lang w:val="de-DE"/>
          </w:rPr>
          <w:t>https://doi.org/10.1016/j.neuron.2020.06.002</w:t>
        </w:r>
      </w:hyperlink>
    </w:p>
  </w:comment>
  <w:comment w:id="236" w:author="HÜFNER Katharina,Ass.Prof. Priv. Doz. Dr." w:date="2023-05-30T09:36:00Z" w:initials="HKPDD">
    <w:p w14:paraId="6A6FB9E6" w14:textId="4EE10534" w:rsidR="00DC3802" w:rsidRDefault="00DC3802">
      <w:pPr>
        <w:pStyle w:val="Kommentartext"/>
        <w:rPr>
          <w:lang w:val="de-DE"/>
        </w:rPr>
      </w:pPr>
      <w:r>
        <w:rPr>
          <w:rStyle w:val="Kommentarzeichen"/>
        </w:rPr>
        <w:annotationRef/>
      </w:r>
      <w:r w:rsidRPr="00D22C19">
        <w:rPr>
          <w:lang w:val="de-DE"/>
        </w:rPr>
        <w:t xml:space="preserve">Diese </w:t>
      </w:r>
      <w:r w:rsidRPr="00D22C19">
        <w:rPr>
          <w:lang w:val="de-DE"/>
        </w:rPr>
        <w:t>ref hier weg, dafür folgende:</w:t>
      </w:r>
    </w:p>
    <w:p w14:paraId="1051549C" w14:textId="18BA93C1" w:rsidR="00DC3802" w:rsidRPr="00164FE5" w:rsidRDefault="00DC3802">
      <w:pPr>
        <w:pStyle w:val="Kommentartext"/>
        <w:rPr>
          <w:rFonts w:ascii="Segoe UI" w:hAnsi="Segoe UI" w:cs="Segoe UI"/>
          <w:color w:val="222222"/>
          <w:shd w:val="clear" w:color="auto" w:fill="FFFFFF"/>
          <w:lang w:val="en-GB"/>
        </w:rPr>
      </w:pPr>
      <w:r>
        <w:rPr>
          <w:rFonts w:ascii="Segoe UI" w:hAnsi="Segoe UI" w:cs="Segoe UI"/>
          <w:color w:val="333333"/>
          <w:shd w:val="clear" w:color="auto" w:fill="FFFFFF"/>
        </w:rPr>
        <w:t>Memiah, P., Nkinda, L., Majigo, M. </w:t>
      </w:r>
      <w:r>
        <w:rPr>
          <w:rFonts w:ascii="Segoe UI" w:hAnsi="Segoe UI" w:cs="Segoe UI"/>
          <w:i/>
          <w:iCs/>
          <w:color w:val="333333"/>
          <w:shd w:val="clear" w:color="auto" w:fill="FFFFFF"/>
        </w:rPr>
        <w:t>et al.</w:t>
      </w:r>
      <w:r>
        <w:rPr>
          <w:rFonts w:ascii="Segoe UI" w:hAnsi="Segoe UI" w:cs="Segoe UI"/>
          <w:color w:val="333333"/>
          <w:shd w:val="clear" w:color="auto" w:fill="FFFFFF"/>
        </w:rPr>
        <w:t> Mental health symptoms and inflammatory markers among HIV infected patients in Tanzania. </w:t>
      </w:r>
      <w:r>
        <w:rPr>
          <w:rFonts w:ascii="Segoe UI" w:hAnsi="Segoe UI" w:cs="Segoe UI"/>
          <w:i/>
          <w:iCs/>
          <w:color w:val="333333"/>
          <w:shd w:val="clear" w:color="auto" w:fill="FFFFFF"/>
        </w:rPr>
        <w:t>BMC Public Health</w:t>
      </w:r>
      <w:r>
        <w:rPr>
          <w:rFonts w:ascii="Segoe UI" w:hAnsi="Segoe UI" w:cs="Segoe UI"/>
          <w:color w:val="333333"/>
          <w:shd w:val="clear" w:color="auto" w:fill="FFFFFF"/>
        </w:rPr>
        <w:t> </w:t>
      </w:r>
      <w:r>
        <w:rPr>
          <w:rFonts w:ascii="Segoe UI" w:hAnsi="Segoe UI" w:cs="Segoe UI"/>
          <w:b/>
          <w:bCs/>
          <w:color w:val="333333"/>
          <w:shd w:val="clear" w:color="auto" w:fill="FFFFFF"/>
        </w:rPr>
        <w:t>21</w:t>
      </w:r>
      <w:r>
        <w:rPr>
          <w:rFonts w:ascii="Segoe UI" w:hAnsi="Segoe UI" w:cs="Segoe UI"/>
          <w:color w:val="333333"/>
          <w:shd w:val="clear" w:color="auto" w:fill="FFFFFF"/>
        </w:rPr>
        <w:t>, 1113 (2021). https://doi.org/10.1186/s12889-021-11064-5</w:t>
      </w:r>
    </w:p>
    <w:p w14:paraId="29918551" w14:textId="056990A2" w:rsidR="00DC3802" w:rsidRDefault="00DC3802">
      <w:pPr>
        <w:pStyle w:val="Kommentartext"/>
        <w:rPr>
          <w:rFonts w:ascii="Segoe UI" w:hAnsi="Segoe UI" w:cs="Segoe UI"/>
          <w:color w:val="222222"/>
          <w:shd w:val="clear" w:color="auto" w:fill="FFFFFF"/>
        </w:rPr>
      </w:pPr>
      <w:r w:rsidRPr="00164FE5">
        <w:rPr>
          <w:rFonts w:ascii="Segoe UI" w:hAnsi="Segoe UI" w:cs="Segoe UI"/>
          <w:color w:val="222222"/>
          <w:shd w:val="clear" w:color="auto" w:fill="FFFFFF"/>
          <w:lang w:val="en-GB"/>
        </w:rPr>
        <w:t xml:space="preserve">Renault, P. F. et al. </w:t>
      </w:r>
      <w:r>
        <w:rPr>
          <w:rFonts w:ascii="Segoe UI" w:hAnsi="Segoe UI" w:cs="Segoe UI"/>
          <w:color w:val="222222"/>
          <w:shd w:val="clear" w:color="auto" w:fill="FFFFFF"/>
        </w:rPr>
        <w:t>Psychiatric complications of long-term interferon alfa therapy. </w:t>
      </w:r>
      <w:r>
        <w:rPr>
          <w:rFonts w:ascii="Segoe UI" w:hAnsi="Segoe UI" w:cs="Segoe UI"/>
          <w:i/>
          <w:iCs/>
          <w:color w:val="222222"/>
          <w:shd w:val="clear" w:color="auto" w:fill="FFFFFF"/>
        </w:rPr>
        <w:t>Arch. Intern. Med.</w:t>
      </w:r>
      <w:r>
        <w:rPr>
          <w:rFonts w:ascii="Segoe UI" w:hAnsi="Segoe UI" w:cs="Segoe UI"/>
          <w:color w:val="222222"/>
          <w:shd w:val="clear" w:color="auto" w:fill="FFFFFF"/>
        </w:rPr>
        <w:t> </w:t>
      </w:r>
      <w:r>
        <w:rPr>
          <w:rFonts w:ascii="Segoe UI" w:hAnsi="Segoe UI" w:cs="Segoe UI"/>
          <w:b/>
          <w:bCs/>
          <w:color w:val="222222"/>
          <w:shd w:val="clear" w:color="auto" w:fill="FFFFFF"/>
        </w:rPr>
        <w:t>147</w:t>
      </w:r>
      <w:r>
        <w:rPr>
          <w:rFonts w:ascii="Segoe UI" w:hAnsi="Segoe UI" w:cs="Segoe UI"/>
          <w:color w:val="222222"/>
          <w:shd w:val="clear" w:color="auto" w:fill="FFFFFF"/>
        </w:rPr>
        <w:t>, 1577–1580 (1987)</w:t>
      </w:r>
    </w:p>
    <w:p w14:paraId="3DDE4F20" w14:textId="77777777" w:rsidR="00DC3802" w:rsidRDefault="00DC3802">
      <w:pPr>
        <w:pStyle w:val="Kommentartext"/>
        <w:rPr>
          <w:rFonts w:ascii="Segoe UI" w:hAnsi="Segoe UI" w:cs="Segoe UI"/>
          <w:color w:val="222222"/>
          <w:shd w:val="clear" w:color="auto" w:fill="FFFFFF"/>
        </w:rPr>
      </w:pPr>
    </w:p>
    <w:p w14:paraId="509B79D2" w14:textId="4173E456" w:rsidR="00DC3802" w:rsidRDefault="00DC3802">
      <w:pPr>
        <w:pStyle w:val="Kommentartext"/>
        <w:rPr>
          <w:rFonts w:ascii="Segoe UI" w:hAnsi="Segoe UI" w:cs="Segoe UI"/>
          <w:color w:val="222222"/>
          <w:shd w:val="clear" w:color="auto" w:fill="FFFFFF"/>
        </w:rPr>
      </w:pPr>
      <w:r>
        <w:rPr>
          <w:rFonts w:ascii="Helvetica" w:hAnsi="Helvetica" w:cs="Helvetica"/>
          <w:color w:val="333333"/>
          <w:sz w:val="23"/>
          <w:szCs w:val="23"/>
          <w:shd w:val="clear" w:color="auto" w:fill="FFFFFF"/>
        </w:rPr>
        <w:t>Rajan S</w:t>
      </w:r>
      <w:r>
        <w:rPr>
          <w:rStyle w:val="al-author-delim"/>
          <w:rFonts w:ascii="Helvetica" w:hAnsi="Helvetica" w:cs="Helvetica"/>
          <w:color w:val="333333"/>
          <w:sz w:val="23"/>
          <w:szCs w:val="23"/>
          <w:shd w:val="clear" w:color="auto" w:fill="FFFFFF"/>
        </w:rPr>
        <w:t>, </w:t>
      </w:r>
      <w:r>
        <w:rPr>
          <w:rFonts w:ascii="Helvetica" w:hAnsi="Helvetica" w:cs="Helvetica"/>
          <w:color w:val="333333"/>
          <w:sz w:val="23"/>
          <w:szCs w:val="23"/>
          <w:shd w:val="clear" w:color="auto" w:fill="FFFFFF"/>
        </w:rPr>
        <w:t>McKee M</w:t>
      </w:r>
      <w:r>
        <w:rPr>
          <w:rStyle w:val="al-author-delim"/>
          <w:rFonts w:ascii="Helvetica" w:hAnsi="Helvetica" w:cs="Helvetica"/>
          <w:color w:val="333333"/>
          <w:sz w:val="23"/>
          <w:szCs w:val="23"/>
          <w:shd w:val="clear" w:color="auto" w:fill="FFFFFF"/>
        </w:rPr>
        <w:t>, </w:t>
      </w:r>
      <w:r>
        <w:rPr>
          <w:rFonts w:ascii="Helvetica" w:hAnsi="Helvetica" w:cs="Helvetica"/>
          <w:color w:val="333333"/>
          <w:sz w:val="23"/>
          <w:szCs w:val="23"/>
          <w:shd w:val="clear" w:color="auto" w:fill="FFFFFF"/>
        </w:rPr>
        <w:t>Rangarajan S, et al. Association of Symptoms of Depression With Cardiovascular Disease and Mortality in Low-, Middle-, and High-Income Countries. </w:t>
      </w:r>
      <w:r>
        <w:rPr>
          <w:rStyle w:val="Hervorhebung"/>
          <w:rFonts w:ascii="Helvetica" w:hAnsi="Helvetica" w:cs="Helvetica"/>
          <w:color w:val="333333"/>
          <w:sz w:val="23"/>
          <w:szCs w:val="23"/>
          <w:shd w:val="clear" w:color="auto" w:fill="FFFFFF"/>
        </w:rPr>
        <w:t>JAMA Psychiatry.</w:t>
      </w:r>
      <w:r>
        <w:rPr>
          <w:rFonts w:ascii="Helvetica" w:hAnsi="Helvetica" w:cs="Helvetica"/>
          <w:color w:val="333333"/>
          <w:sz w:val="23"/>
          <w:szCs w:val="23"/>
          <w:shd w:val="clear" w:color="auto" w:fill="FFFFFF"/>
        </w:rPr>
        <w:t> 2020</w:t>
      </w:r>
      <w:r>
        <w:rPr>
          <w:rFonts w:ascii="Helvetica" w:hAnsi="Helvetica" w:cs="Helvetica"/>
          <w:color w:val="333333"/>
          <w:sz w:val="23"/>
          <w:szCs w:val="23"/>
          <w:shd w:val="clear" w:color="auto" w:fill="FFFFFF"/>
        </w:rPr>
        <w:t>;77(10):1052–1063. doi:10.1001/jamapsychiatry.2020.1351</w:t>
      </w:r>
    </w:p>
    <w:p w14:paraId="71D82920" w14:textId="77777777" w:rsidR="00DC3802" w:rsidRPr="00164FE5" w:rsidRDefault="00DC3802">
      <w:pPr>
        <w:pStyle w:val="Kommentartext"/>
        <w:rPr>
          <w:lang w:val="en-GB"/>
        </w:rPr>
      </w:pPr>
    </w:p>
    <w:p w14:paraId="5F1D9735" w14:textId="2610E108" w:rsidR="00DC3802" w:rsidRDefault="00000000">
      <w:pPr>
        <w:pStyle w:val="Kommentartext"/>
      </w:pPr>
      <w:hyperlink r:id="rId2" w:tgtFrame="_blank" w:tooltip="Persistent link using digital object identifier" w:history="1">
        <w:r w:rsidR="00DC3802" w:rsidRPr="00164FE5">
          <w:rPr>
            <w:rStyle w:val="anchor-text"/>
            <w:rFonts w:ascii="Arial" w:hAnsi="Arial" w:cs="Arial"/>
            <w:color w:val="007398"/>
            <w:sz w:val="21"/>
            <w:szCs w:val="21"/>
            <w:lang w:val="en-GB"/>
          </w:rPr>
          <w:t>https://doi.org/10.1016/j.socscimed.2020.113273</w:t>
        </w:r>
      </w:hyperlink>
    </w:p>
    <w:p w14:paraId="7095B6B6" w14:textId="77777777" w:rsidR="00DC3802" w:rsidRDefault="00DC3802">
      <w:pPr>
        <w:pStyle w:val="Kommentartext"/>
      </w:pPr>
    </w:p>
    <w:p w14:paraId="1C4521C2" w14:textId="0AA17941" w:rsidR="00DC3802" w:rsidRDefault="00000000">
      <w:pPr>
        <w:pStyle w:val="Kommentartext"/>
      </w:pPr>
      <w:hyperlink r:id="rId3" w:history="1">
        <w:r w:rsidR="00DC3802">
          <w:rPr>
            <w:rStyle w:val="Hyperlink"/>
            <w:rFonts w:ascii="Helvetica" w:hAnsi="Helvetica" w:cs="Helvetica"/>
            <w:color w:val="006FB7"/>
            <w:sz w:val="26"/>
            <w:szCs w:val="26"/>
            <w:bdr w:val="none" w:sz="0" w:space="0" w:color="auto" w:frame="1"/>
            <w:shd w:val="clear" w:color="auto" w:fill="FFFFFF"/>
          </w:rPr>
          <w:t>https://doi.org/10.1093/rheumatology/40.12.1327</w:t>
        </w:r>
      </w:hyperlink>
    </w:p>
    <w:p w14:paraId="6FB55980" w14:textId="77777777" w:rsidR="00DC3802" w:rsidRDefault="00DC3802">
      <w:pPr>
        <w:pStyle w:val="Kommentartext"/>
      </w:pPr>
    </w:p>
    <w:p w14:paraId="22F922D4" w14:textId="61D422AA" w:rsidR="00DC3802" w:rsidRPr="00B7152A" w:rsidRDefault="00DC3802">
      <w:pPr>
        <w:pStyle w:val="Kommentartext"/>
        <w:rPr>
          <w:lang w:val="en-GB"/>
        </w:rPr>
      </w:pPr>
      <w:r>
        <w:t>Mitchell, A.J., Chan, M., Bhatti, H., Halton, M., Grassi, L., Johansen, C., Meader, N., 2011. Prevalence of depression, anxiety, and adjustment disorder in oncological, haematological, and palliative-care settings: a meta-analysis of 94 interviewbased studies. Lancet Oncol. 12, 160—174</w:t>
      </w:r>
    </w:p>
  </w:comment>
  <w:comment w:id="246" w:author="HÜFNER Katharina,Ass.Prof. Priv. Doz. Dr." w:date="2023-05-30T09:40:00Z" w:initials="HKPDD">
    <w:p w14:paraId="65DE2EB3" w14:textId="0EDD58B0" w:rsidR="00DC3802" w:rsidRDefault="00DC3802" w:rsidP="00B61DE0">
      <w:pPr>
        <w:numPr>
          <w:ilvl w:val="0"/>
          <w:numId w:val="2"/>
        </w:numPr>
        <w:shd w:val="clear" w:color="auto" w:fill="FFFFFF"/>
        <w:suppressAutoHyphens w:val="0"/>
        <w:spacing w:before="100" w:beforeAutospacing="1" w:after="100" w:afterAutospacing="1"/>
        <w:rPr>
          <w:rFonts w:ascii="Helvetica" w:hAnsi="Helvetica" w:cs="Helvetica"/>
          <w:color w:val="606060"/>
          <w:sz w:val="20"/>
          <w:szCs w:val="20"/>
        </w:rPr>
      </w:pPr>
      <w:r>
        <w:rPr>
          <w:rStyle w:val="Kommentarzeichen"/>
        </w:rPr>
        <w:annotationRef/>
      </w:r>
      <w:hyperlink r:id="rId4" w:history="1">
        <w:r>
          <w:rPr>
            <w:rStyle w:val="Hyperlink"/>
            <w:rFonts w:ascii="Helvetica" w:hAnsi="Helvetica" w:cs="Helvetica"/>
            <w:color w:val="606060"/>
            <w:sz w:val="20"/>
            <w:szCs w:val="20"/>
          </w:rPr>
          <w:t>https://doi.org/10.1371/journal.pone.0186000</w:t>
        </w:r>
      </w:hyperlink>
    </w:p>
    <w:p w14:paraId="6FF18855" w14:textId="77777777" w:rsidR="00DC3802" w:rsidRDefault="00DC3802" w:rsidP="001C377A">
      <w:pPr>
        <w:pStyle w:val="Kommentartext"/>
        <w:numPr>
          <w:ilvl w:val="0"/>
          <w:numId w:val="2"/>
        </w:num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Bonaccorso, </w:t>
      </w:r>
      <w:r>
        <w:rPr>
          <w:rFonts w:ascii="Arial" w:hAnsi="Arial" w:cs="Arial"/>
          <w:color w:val="000000"/>
          <w:sz w:val="21"/>
          <w:szCs w:val="21"/>
          <w:shd w:val="clear" w:color="auto" w:fill="FFFFFF"/>
        </w:rPr>
        <w:t>Stefania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Marino, Valentina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Puzella, Antonella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Pasquini, Massimo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Biondi, Massimo MD, PhD, Prof</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Artini, Marco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Almerighi, Cristiana MD</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Verkerk, Robert RT</w:t>
      </w:r>
      <w:r>
        <w:rPr>
          <w:rFonts w:ascii="Cambria Math" w:hAnsi="Cambria Math" w:cs="Cambria Math"/>
          <w:color w:val="000000"/>
          <w:sz w:val="16"/>
          <w:szCs w:val="16"/>
          <w:shd w:val="clear" w:color="auto" w:fill="FFFFFF"/>
          <w:vertAlign w:val="superscript"/>
        </w:rPr>
        <w:t>∥</w:t>
      </w:r>
      <w:r>
        <w:rPr>
          <w:rFonts w:ascii="Arial" w:hAnsi="Arial" w:cs="Arial"/>
          <w:color w:val="000000"/>
          <w:sz w:val="21"/>
          <w:szCs w:val="21"/>
          <w:shd w:val="clear" w:color="auto" w:fill="FFFFFF"/>
        </w:rPr>
        <w:t>; Meltzer, Herbert MD, Prof</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Maes, Michael MD, PhD, Prof</w:t>
      </w:r>
      <w:r>
        <w:rPr>
          <w:rFonts w:ascii="Arial" w:hAnsi="Arial" w:cs="Arial"/>
          <w:color w:val="000000"/>
          <w:sz w:val="16"/>
          <w:szCs w:val="16"/>
          <w:shd w:val="clear" w:color="auto" w:fill="FFFFFF"/>
          <w:vertAlign w:val="superscript"/>
        </w:rPr>
        <w:t>†‡</w:t>
      </w:r>
      <w:r>
        <w:rPr>
          <w:rFonts w:ascii="Arial" w:hAnsi="Arial" w:cs="Arial"/>
          <w:color w:val="000000"/>
          <w:sz w:val="21"/>
          <w:szCs w:val="21"/>
          <w:shd w:val="clear" w:color="auto" w:fill="FFFFFF"/>
        </w:rPr>
        <w:t>. Increased Depressive Ratings in Patients With Hepatitis C Receiving Interferon-α–Based Immunotherapy Are Related to Interferon-α–Induced Changes in the Serotonergic System. Journal of Clinical Psychopharmacology 22(1)</w:t>
      </w:r>
      <w:r>
        <w:rPr>
          <w:rFonts w:ascii="Arial" w:hAnsi="Arial" w:cs="Arial"/>
          <w:color w:val="000000"/>
          <w:sz w:val="21"/>
          <w:szCs w:val="21"/>
          <w:shd w:val="clear" w:color="auto" w:fill="FFFFFF"/>
        </w:rPr>
        <w:t>:p 86-90, February 2002.</w:t>
      </w:r>
    </w:p>
    <w:p w14:paraId="5CA01D18" w14:textId="77777777" w:rsidR="00DC3802" w:rsidRDefault="00DC3802" w:rsidP="001C377A">
      <w:pPr>
        <w:shd w:val="clear" w:color="auto" w:fill="FFFFFF"/>
        <w:suppressAutoHyphens w:val="0"/>
        <w:spacing w:before="100" w:beforeAutospacing="1" w:after="100" w:afterAutospacing="1"/>
        <w:rPr>
          <w:rFonts w:ascii="Helvetica" w:hAnsi="Helvetica" w:cs="Helvetica"/>
          <w:color w:val="606060"/>
          <w:sz w:val="20"/>
          <w:szCs w:val="20"/>
        </w:rPr>
      </w:pPr>
    </w:p>
    <w:p w14:paraId="7F94BBA4" w14:textId="77777777" w:rsidR="00DC3802" w:rsidRDefault="00DC3802">
      <w:pPr>
        <w:pStyle w:val="Kommentartext"/>
        <w:rPr>
          <w:rFonts w:ascii="Segoe UI" w:hAnsi="Segoe UI" w:cs="Segoe UI"/>
          <w:color w:val="212121"/>
          <w:shd w:val="clear" w:color="auto" w:fill="FFFFFF"/>
        </w:rPr>
      </w:pPr>
    </w:p>
    <w:p w14:paraId="29809CF3" w14:textId="77777777" w:rsidR="00DC3802" w:rsidRDefault="00DC3802">
      <w:pPr>
        <w:pStyle w:val="Kommentartext"/>
      </w:pPr>
      <w:r>
        <w:rPr>
          <w:rFonts w:ascii="Helvetica" w:hAnsi="Helvetica" w:cs="Helvetica"/>
          <w:color w:val="2A2A2A"/>
          <w:sz w:val="23"/>
          <w:szCs w:val="23"/>
          <w:shd w:val="clear" w:color="auto" w:fill="FFFFFF"/>
        </w:rPr>
        <w:t>Johanna Maria Gostner </w:t>
      </w:r>
      <w:r>
        <w:rPr>
          <w:rStyle w:val="al-author-delim"/>
          <w:rFonts w:ascii="Helvetica" w:hAnsi="Helvetica" w:cs="Helvetica"/>
          <w:color w:val="2A2A2A"/>
          <w:sz w:val="23"/>
          <w:szCs w:val="23"/>
          <w:bdr w:val="none" w:sz="0" w:space="0" w:color="auto" w:frame="1"/>
          <w:shd w:val="clear" w:color="auto" w:fill="FFFFFF"/>
        </w:rPr>
        <w:t>and others</w:t>
      </w:r>
      <w:r>
        <w:rPr>
          <w:rFonts w:ascii="Helvetica" w:hAnsi="Helvetica" w:cs="Helvetica"/>
          <w:color w:val="2A2A2A"/>
          <w:sz w:val="23"/>
          <w:szCs w:val="23"/>
          <w:shd w:val="clear" w:color="auto" w:fill="FFFFFF"/>
        </w:rPr>
        <w:t>, The significance of tryptophan metabolism and vitamin B-6 status in cardiovascular disease, </w:t>
      </w:r>
      <w:r>
        <w:rPr>
          <w:rStyle w:val="Hervorhebung"/>
          <w:rFonts w:ascii="Helvetica" w:hAnsi="Helvetica" w:cs="Helvetica"/>
          <w:color w:val="2A2A2A"/>
          <w:sz w:val="23"/>
          <w:szCs w:val="23"/>
          <w:bdr w:val="none" w:sz="0" w:space="0" w:color="auto" w:frame="1"/>
          <w:shd w:val="clear" w:color="auto" w:fill="FFFFFF"/>
        </w:rPr>
        <w:t>The American Journal of Clinical Nutrition</w:t>
      </w:r>
      <w:r>
        <w:rPr>
          <w:rFonts w:ascii="Helvetica" w:hAnsi="Helvetica" w:cs="Helvetica"/>
          <w:color w:val="2A2A2A"/>
          <w:sz w:val="23"/>
          <w:szCs w:val="23"/>
          <w:shd w:val="clear" w:color="auto" w:fill="FFFFFF"/>
        </w:rPr>
        <w:t>, Volume 111, Issue 1, January 2020, Pages 8–9, </w:t>
      </w:r>
      <w:hyperlink r:id="rId5" w:history="1">
        <w:r>
          <w:rPr>
            <w:rStyle w:val="Hyperlink"/>
            <w:rFonts w:ascii="Helvetica" w:hAnsi="Helvetica" w:cs="Helvetica"/>
            <w:color w:val="006FB7"/>
            <w:sz w:val="23"/>
            <w:szCs w:val="23"/>
            <w:bdr w:val="none" w:sz="0" w:space="0" w:color="auto" w:frame="1"/>
            <w:shd w:val="clear" w:color="auto" w:fill="FFFFFF"/>
          </w:rPr>
          <w:t>https://doi.org/10.1093/ajcn/nqz291</w:t>
        </w:r>
      </w:hyperlink>
    </w:p>
    <w:p w14:paraId="003CBAC8" w14:textId="1C4E6AF1" w:rsidR="00DC3802" w:rsidRPr="001C377A" w:rsidRDefault="00DC3802">
      <w:pPr>
        <w:pStyle w:val="Kommentartext"/>
        <w:rPr>
          <w:rFonts w:ascii="Segoe UI" w:hAnsi="Segoe UI" w:cs="Segoe UI"/>
          <w:color w:val="212121"/>
          <w:shd w:val="clear" w:color="auto" w:fill="FFFFFF"/>
          <w:lang w:val="en-GB"/>
        </w:rPr>
      </w:pPr>
    </w:p>
    <w:p w14:paraId="6DA88B9E" w14:textId="77777777" w:rsidR="00DC3802" w:rsidRPr="001C377A" w:rsidRDefault="00DC3802">
      <w:pPr>
        <w:pStyle w:val="Kommentartext"/>
        <w:rPr>
          <w:rFonts w:ascii="Segoe UI" w:hAnsi="Segoe UI" w:cs="Segoe UI"/>
          <w:color w:val="212121"/>
          <w:shd w:val="clear" w:color="auto" w:fill="FFFFFF"/>
          <w:lang w:val="en-GB"/>
        </w:rPr>
      </w:pPr>
    </w:p>
    <w:p w14:paraId="3642A8AF" w14:textId="128E82CD" w:rsidR="00DC3802" w:rsidRPr="00164FE5" w:rsidRDefault="00DC3802">
      <w:pPr>
        <w:pStyle w:val="Kommentartext"/>
        <w:rPr>
          <w:rFonts w:ascii="Segoe UI" w:hAnsi="Segoe UI" w:cs="Segoe UI"/>
          <w:color w:val="212121"/>
          <w:shd w:val="clear" w:color="auto" w:fill="FFFFFF"/>
          <w:lang w:val="de-DE"/>
        </w:rPr>
      </w:pPr>
      <w:r>
        <w:rPr>
          <w:rFonts w:ascii="Segoe UI" w:hAnsi="Segoe UI" w:cs="Segoe UI"/>
          <w:color w:val="212121"/>
          <w:shd w:val="clear" w:color="auto" w:fill="FFFFFF"/>
        </w:rPr>
        <w:t xml:space="preserve">Valdiglesias V, Marcos-Pérez D, Lorenzi M, Onder G, Gostner JM, Strasser B, Fuchs D, Bonassi S. Immunological alterations in frail older adults: A cross sectional study. </w:t>
      </w:r>
      <w:r w:rsidRPr="00164FE5">
        <w:rPr>
          <w:rFonts w:ascii="Segoe UI" w:hAnsi="Segoe UI" w:cs="Segoe UI"/>
          <w:color w:val="212121"/>
          <w:shd w:val="clear" w:color="auto" w:fill="FFFFFF"/>
          <w:lang w:val="de-DE"/>
        </w:rPr>
        <w:t>Exp Gerontol. 2018 Oct 2;112:119-126. doi: 10.1016/j.exger.2018.09.010. Epub 2018 Sep 18. PMID: 30240849.</w:t>
      </w:r>
    </w:p>
    <w:p w14:paraId="7BA65F7B" w14:textId="79BD3EEB" w:rsidR="00DC3802" w:rsidRPr="00D22C19" w:rsidRDefault="00DC3802">
      <w:pPr>
        <w:pStyle w:val="Kommentartext"/>
        <w:rPr>
          <w:rFonts w:ascii="Segoe UI" w:hAnsi="Segoe UI" w:cs="Segoe UI"/>
          <w:color w:val="212121"/>
          <w:shd w:val="clear" w:color="auto" w:fill="FFFFFF"/>
          <w:lang w:val="de-DE"/>
        </w:rPr>
      </w:pPr>
    </w:p>
    <w:p w14:paraId="6F0D10B1" w14:textId="77777777" w:rsidR="00DC3802" w:rsidRPr="00164FE5" w:rsidRDefault="00DC3802">
      <w:pPr>
        <w:pStyle w:val="Kommentartext"/>
        <w:rPr>
          <w:rFonts w:ascii="Arial" w:hAnsi="Arial" w:cs="Arial"/>
          <w:color w:val="000000"/>
          <w:sz w:val="21"/>
          <w:szCs w:val="21"/>
          <w:shd w:val="clear" w:color="auto" w:fill="FFFFFF"/>
          <w:lang w:val="de-DE"/>
        </w:rPr>
      </w:pPr>
    </w:p>
    <w:p w14:paraId="1A7B56F4" w14:textId="77777777" w:rsidR="00DC3802" w:rsidRDefault="00DC3802" w:rsidP="00B7152A">
      <w:pPr>
        <w:pStyle w:val="Kommentartext"/>
        <w:rPr>
          <w:rFonts w:ascii="Segoe UI" w:hAnsi="Segoe UI" w:cs="Segoe UI"/>
          <w:color w:val="212121"/>
          <w:shd w:val="clear" w:color="auto" w:fill="FFFFFF"/>
          <w:lang w:val="de-DE"/>
        </w:rPr>
      </w:pPr>
      <w:r w:rsidRPr="00D22C19">
        <w:rPr>
          <w:rFonts w:ascii="Segoe UI" w:hAnsi="Segoe UI" w:cs="Segoe UI"/>
          <w:color w:val="212121"/>
          <w:shd w:val="clear" w:color="auto" w:fill="FFFFFF"/>
          <w:lang w:val="de-DE"/>
        </w:rPr>
        <w:t>H</w:t>
      </w:r>
      <w:r>
        <w:rPr>
          <w:rFonts w:ascii="Segoe UI" w:hAnsi="Segoe UI" w:cs="Segoe UI"/>
          <w:color w:val="212121"/>
          <w:shd w:val="clear" w:color="auto" w:fill="FFFFFF"/>
          <w:lang w:val="de-DE"/>
        </w:rPr>
        <w:t>üfner 2015 aktuell 8</w:t>
      </w:r>
    </w:p>
    <w:p w14:paraId="04BA89C0" w14:textId="77777777" w:rsidR="00DC3802" w:rsidRPr="00B7152A" w:rsidRDefault="00DC3802">
      <w:pPr>
        <w:pStyle w:val="Kommentartext"/>
        <w:rPr>
          <w:lang w:val="de-DE"/>
        </w:rPr>
      </w:pPr>
    </w:p>
  </w:comment>
  <w:comment w:id="253" w:author="HÜFNER Katharina,Assoz. Prof. Priv.Doz. Dr." w:date="2023-05-28T23:39:00Z" w:initials="HKPPD">
    <w:p w14:paraId="72FA55C7" w14:textId="77777777" w:rsidR="00DC3802" w:rsidRPr="00B7152A" w:rsidRDefault="00DC3802" w:rsidP="00E86E41">
      <w:pPr>
        <w:pStyle w:val="Kommentartext"/>
        <w:rPr>
          <w:lang w:val="de-DE"/>
        </w:rPr>
      </w:pPr>
      <w:r>
        <w:rPr>
          <w:rStyle w:val="Kommentarzeichen"/>
        </w:rPr>
        <w:annotationRef/>
      </w:r>
      <w:r w:rsidRPr="00B7152A">
        <w:rPr>
          <w:lang w:val="de-DE"/>
        </w:rPr>
        <w:t xml:space="preserve">Hier die alte </w:t>
      </w:r>
      <w:r w:rsidRPr="00B7152A">
        <w:rPr>
          <w:lang w:val="de-DE"/>
        </w:rPr>
        <w:t>figure 1 nochmals rein</w:t>
      </w:r>
    </w:p>
  </w:comment>
  <w:comment w:id="266" w:author="HÜFNER Katharina,Assoz. Prof. Priv.Doz. Dr." w:date="2023-05-28T23:49:00Z" w:initials="HKPPD">
    <w:p w14:paraId="08B9A962" w14:textId="77777777" w:rsidR="00DC3802" w:rsidRPr="00164FE5" w:rsidRDefault="00DC3802" w:rsidP="00E86E41">
      <w:pPr>
        <w:pStyle w:val="Kommentartext"/>
        <w:rPr>
          <w:lang w:val="de-DE"/>
        </w:rPr>
      </w:pPr>
      <w:r>
        <w:rPr>
          <w:rStyle w:val="Kommentarzeichen"/>
        </w:rPr>
        <w:annotationRef/>
      </w:r>
      <w:r w:rsidRPr="00164FE5">
        <w:rPr>
          <w:lang w:val="de-DE"/>
        </w:rPr>
        <w:t>14 und 15 weg</w:t>
      </w:r>
    </w:p>
  </w:comment>
  <w:comment w:id="278" w:author="HÜFNER Katharina,Ass.Prof. Priv. Doz. Dr." w:date="2023-05-30T12:58:00Z" w:initials="HKPDD">
    <w:p w14:paraId="55A3D244" w14:textId="77777777" w:rsidR="00DC3802" w:rsidRPr="00164FE5" w:rsidRDefault="00DC3802" w:rsidP="00E86E41">
      <w:pPr>
        <w:pStyle w:val="Kommentartext"/>
        <w:rPr>
          <w:lang w:val="de-DE"/>
        </w:rPr>
      </w:pPr>
      <w:r>
        <w:rPr>
          <w:rStyle w:val="Kommentarzeichen"/>
        </w:rPr>
        <w:annotationRef/>
      </w:r>
      <w:r w:rsidRPr="00164FE5">
        <w:rPr>
          <w:lang w:val="de-DE"/>
        </w:rPr>
        <w:t>7 weg</w:t>
      </w:r>
    </w:p>
  </w:comment>
  <w:comment w:id="294" w:author="HÜFNER Katharina,Ass.Prof. Priv. Doz. Dr." w:date="2023-05-30T14:11:00Z" w:initials="HKPDD">
    <w:p w14:paraId="08C6675A" w14:textId="77777777" w:rsidR="00DC3802" w:rsidRPr="00164FE5" w:rsidRDefault="00DC3802" w:rsidP="00E86E41">
      <w:pPr>
        <w:shd w:val="clear" w:color="auto" w:fill="FFFFFF"/>
        <w:spacing w:after="0"/>
        <w:rPr>
          <w:rFonts w:ascii="Georgia" w:eastAsia="Times New Roman" w:hAnsi="Georgia" w:cs="Times New Roman"/>
          <w:color w:val="2E2E2E"/>
          <w:lang w:val="de-DE" w:eastAsia="de-DE"/>
        </w:rPr>
      </w:pPr>
      <w:r>
        <w:rPr>
          <w:rStyle w:val="Kommentarzeichen"/>
        </w:rPr>
        <w:annotationRef/>
      </w:r>
      <w:r w:rsidRPr="00164FE5">
        <w:rPr>
          <w:rFonts w:ascii="Georgia" w:eastAsia="Times New Roman" w:hAnsi="Georgia" w:cs="Times New Roman"/>
          <w:color w:val="2E2E2E"/>
          <w:lang w:val="de-DE" w:eastAsia="de-DE"/>
        </w:rPr>
        <w:t>B.J. Carroll</w:t>
      </w:r>
    </w:p>
    <w:p w14:paraId="3E77A9B5" w14:textId="77777777" w:rsidR="00DC3802" w:rsidRPr="000D31AC" w:rsidRDefault="00DC3802" w:rsidP="00E86E41">
      <w:pPr>
        <w:shd w:val="clear" w:color="auto" w:fill="FFFFFF"/>
        <w:suppressAutoHyphens w:val="0"/>
        <w:spacing w:after="0"/>
        <w:rPr>
          <w:rFonts w:ascii="Georgia" w:eastAsia="Times New Roman" w:hAnsi="Georgia" w:cs="Times New Roman"/>
          <w:color w:val="2E2E2E"/>
          <w:sz w:val="27"/>
          <w:szCs w:val="27"/>
          <w:lang w:val="en-GB" w:eastAsia="de-DE"/>
        </w:rPr>
      </w:pPr>
      <w:r w:rsidRPr="000D31AC">
        <w:rPr>
          <w:rFonts w:ascii="Georgia" w:eastAsia="Times New Roman" w:hAnsi="Georgia" w:cs="Times New Roman"/>
          <w:color w:val="2E2E2E"/>
          <w:sz w:val="27"/>
          <w:szCs w:val="27"/>
          <w:lang w:val="en-GB" w:eastAsia="de-DE"/>
        </w:rPr>
        <w:t>Dexamethasone suppression test in depression</w:t>
      </w:r>
    </w:p>
    <w:p w14:paraId="0FB65F92" w14:textId="77777777" w:rsidR="00DC3802" w:rsidRPr="00164FE5" w:rsidRDefault="00DC3802" w:rsidP="00E86E41">
      <w:pPr>
        <w:shd w:val="clear" w:color="auto" w:fill="FFFFFF"/>
        <w:suppressAutoHyphens w:val="0"/>
        <w:spacing w:after="0"/>
        <w:rPr>
          <w:rFonts w:ascii="Times New Roman" w:eastAsia="Times New Roman" w:hAnsi="Times New Roman" w:cs="Times New Roman"/>
          <w:color w:val="737373"/>
          <w:lang w:val="en-GB" w:eastAsia="de-DE"/>
        </w:rPr>
      </w:pPr>
      <w:r w:rsidRPr="00164FE5">
        <w:rPr>
          <w:rFonts w:ascii="Times New Roman" w:eastAsia="Times New Roman" w:hAnsi="Times New Roman" w:cs="Times New Roman"/>
          <w:color w:val="737373"/>
          <w:lang w:val="en-GB" w:eastAsia="de-DE"/>
        </w:rPr>
        <w:t>Lancet, 2 (8206) (1980), p. 1249</w:t>
      </w:r>
    </w:p>
    <w:p w14:paraId="627D1D35" w14:textId="77777777" w:rsidR="00DC3802" w:rsidRDefault="00DC3802" w:rsidP="00E86E41">
      <w:pPr>
        <w:pStyle w:val="Kommentartext"/>
      </w:pPr>
    </w:p>
    <w:p w14:paraId="74D66ACB" w14:textId="77777777" w:rsidR="00DC3802" w:rsidRDefault="00DC3802" w:rsidP="00E86E41">
      <w:pPr>
        <w:pStyle w:val="Kommentartext"/>
      </w:pPr>
    </w:p>
    <w:p w14:paraId="60CBE734" w14:textId="77777777" w:rsidR="00DC3802" w:rsidRPr="008A0BE6" w:rsidRDefault="00DC3802" w:rsidP="00E86E41">
      <w:pPr>
        <w:shd w:val="clear" w:color="auto" w:fill="FFFFFF"/>
        <w:suppressAutoHyphens w:val="0"/>
        <w:spacing w:after="0"/>
        <w:rPr>
          <w:rFonts w:ascii="Georgia" w:eastAsia="Times New Roman" w:hAnsi="Georgia" w:cs="Times New Roman"/>
          <w:color w:val="2E2E2E"/>
          <w:lang w:val="de-DE" w:eastAsia="de-DE"/>
        </w:rPr>
      </w:pPr>
      <w:r w:rsidRPr="008A0BE6">
        <w:rPr>
          <w:rFonts w:ascii="Georgia" w:eastAsia="Times New Roman" w:hAnsi="Georgia" w:cs="Times New Roman"/>
          <w:color w:val="2E2E2E"/>
          <w:lang w:val="de-DE" w:eastAsia="de-DE"/>
        </w:rPr>
        <w:t>M. Maes, C. Schotte, S. </w:t>
      </w:r>
      <w:r w:rsidRPr="008A0BE6">
        <w:rPr>
          <w:rFonts w:ascii="Georgia" w:eastAsia="Times New Roman" w:hAnsi="Georgia" w:cs="Times New Roman"/>
          <w:color w:val="2E2E2E"/>
          <w:lang w:val="de-DE" w:eastAsia="de-DE"/>
        </w:rPr>
        <w:t>Scharpé, M. Martin, P. Blockx</w:t>
      </w:r>
    </w:p>
    <w:p w14:paraId="0971A0AB" w14:textId="77777777" w:rsidR="00DC3802" w:rsidRPr="008A0BE6" w:rsidRDefault="00DC3802" w:rsidP="00E86E41">
      <w:pPr>
        <w:shd w:val="clear" w:color="auto" w:fill="FFFFFF"/>
        <w:suppressAutoHyphens w:val="0"/>
        <w:spacing w:after="0"/>
        <w:rPr>
          <w:rFonts w:ascii="Georgia" w:eastAsia="Times New Roman" w:hAnsi="Georgia" w:cs="Times New Roman"/>
          <w:color w:val="2E2E2E"/>
          <w:sz w:val="27"/>
          <w:szCs w:val="27"/>
          <w:lang w:val="en-GB" w:eastAsia="de-DE"/>
        </w:rPr>
      </w:pPr>
      <w:r w:rsidRPr="008A0BE6">
        <w:rPr>
          <w:rFonts w:ascii="Georgia" w:eastAsia="Times New Roman" w:hAnsi="Georgia" w:cs="Times New Roman"/>
          <w:color w:val="2E2E2E"/>
          <w:sz w:val="27"/>
          <w:szCs w:val="27"/>
          <w:lang w:val="en-GB" w:eastAsia="de-DE"/>
        </w:rPr>
        <w:t>The effects of glucocorticoids on the availability of </w:t>
      </w:r>
      <w:r w:rsidRPr="008A0BE6">
        <w:rPr>
          <w:rFonts w:ascii="Georgia" w:eastAsia="Times New Roman" w:hAnsi="Georgia" w:cs="Times New Roman"/>
          <w:smallCaps/>
          <w:color w:val="2E2E2E"/>
          <w:sz w:val="27"/>
          <w:szCs w:val="27"/>
          <w:lang w:val="en-GB" w:eastAsia="de-DE"/>
        </w:rPr>
        <w:t>l</w:t>
      </w:r>
      <w:r w:rsidRPr="008A0BE6">
        <w:rPr>
          <w:rFonts w:ascii="Georgia" w:eastAsia="Times New Roman" w:hAnsi="Georgia" w:cs="Times New Roman"/>
          <w:color w:val="2E2E2E"/>
          <w:sz w:val="27"/>
          <w:szCs w:val="27"/>
          <w:lang w:val="en-GB" w:eastAsia="de-DE"/>
        </w:rPr>
        <w:t>-tryptophan and tyrosine in the plasma of depressed patients</w:t>
      </w:r>
    </w:p>
    <w:p w14:paraId="672D6D60" w14:textId="77777777" w:rsidR="00DC3802" w:rsidRPr="00164FE5" w:rsidRDefault="00DC3802" w:rsidP="00E86E41">
      <w:pPr>
        <w:shd w:val="clear" w:color="auto" w:fill="FFFFFF"/>
        <w:suppressAutoHyphens w:val="0"/>
        <w:spacing w:after="0"/>
        <w:rPr>
          <w:rFonts w:ascii="Times New Roman" w:eastAsia="Times New Roman" w:hAnsi="Times New Roman" w:cs="Times New Roman"/>
          <w:color w:val="737373"/>
          <w:lang w:val="en-GB" w:eastAsia="de-DE"/>
        </w:rPr>
      </w:pPr>
      <w:r w:rsidRPr="00164FE5">
        <w:rPr>
          <w:rFonts w:ascii="Times New Roman" w:eastAsia="Times New Roman" w:hAnsi="Times New Roman" w:cs="Times New Roman"/>
          <w:color w:val="737373"/>
          <w:lang w:val="en-GB" w:eastAsia="de-DE"/>
        </w:rPr>
        <w:t>J Affect Disord, 18 (2) (1990), pp. 121-127</w:t>
      </w:r>
    </w:p>
    <w:p w14:paraId="54C9F0FD" w14:textId="77777777" w:rsidR="00DC3802" w:rsidRDefault="00DC3802" w:rsidP="00E86E41">
      <w:pPr>
        <w:pStyle w:val="Kommentartext"/>
      </w:pPr>
    </w:p>
  </w:comment>
  <w:comment w:id="302" w:author="HÜFNER Katharina,Ass.Prof. Priv. Doz. Dr." w:date="2023-05-30T13:31:00Z" w:initials="HKPDD">
    <w:p w14:paraId="622EF013" w14:textId="77777777" w:rsidR="00DC3802" w:rsidRDefault="00DC3802" w:rsidP="00E86E41">
      <w:pPr>
        <w:pStyle w:val="Kommentartext"/>
      </w:pPr>
      <w:r>
        <w:rPr>
          <w:rStyle w:val="Kommentarzeichen"/>
        </w:rPr>
        <w:annotationRef/>
      </w:r>
      <w:hyperlink r:id="rId6" w:tgtFrame="_blank" w:tooltip="Persistent link using digital object identifier" w:history="1">
        <w:r>
          <w:rPr>
            <w:rStyle w:val="anchor-text"/>
            <w:rFonts w:ascii="Arial" w:hAnsi="Arial" w:cs="Arial"/>
            <w:color w:val="007398"/>
            <w:sz w:val="21"/>
            <w:szCs w:val="21"/>
          </w:rPr>
          <w:t>https://doi.org/10.1016/j.biopsych.2010.12.006</w:t>
        </w:r>
      </w:hyperlink>
    </w:p>
  </w:comment>
  <w:comment w:id="340" w:author="HÜFNER Katharina,Assoz. Prof. Priv.Doz. Dr." w:date="2023-05-29T00:10:00Z" w:initials="HKPPD">
    <w:p w14:paraId="3DBD04C2" w14:textId="77777777" w:rsidR="00DC3802" w:rsidRPr="00164FE5" w:rsidRDefault="00DC3802" w:rsidP="00E86E41">
      <w:pPr>
        <w:pStyle w:val="Kommentartext"/>
        <w:rPr>
          <w:lang w:val="de-DE"/>
        </w:rPr>
      </w:pPr>
      <w:r>
        <w:rPr>
          <w:rStyle w:val="Kommentarzeichen"/>
        </w:rPr>
        <w:annotationRef/>
      </w:r>
      <w:r w:rsidRPr="00164FE5">
        <w:rPr>
          <w:lang w:val="de-DE"/>
        </w:rPr>
        <w:t xml:space="preserve">Ref 3 und 8 sowie </w:t>
      </w:r>
      <w:r w:rsidRPr="00164FE5">
        <w:rPr>
          <w:lang w:val="de-DE"/>
        </w:rPr>
        <w:t>18,  21, 22</w:t>
      </w:r>
    </w:p>
  </w:comment>
  <w:comment w:id="341" w:author="HÜFNER Katharina,Assoz. Prof. Priv.Doz. Dr." w:date="2023-05-29T00:33:00Z" w:initials="HKPPD">
    <w:p w14:paraId="176C69FC" w14:textId="77777777" w:rsidR="00DC3802" w:rsidRPr="00164FE5" w:rsidRDefault="00DC3802" w:rsidP="00E86E41">
      <w:pPr>
        <w:pStyle w:val="Kommentartext"/>
        <w:rPr>
          <w:lang w:val="en-GB"/>
        </w:rPr>
      </w:pPr>
      <w:r>
        <w:rPr>
          <w:rStyle w:val="Kommentarzeichen"/>
        </w:rPr>
        <w:annotationRef/>
      </w:r>
      <w:r w:rsidRPr="00164FE5">
        <w:rPr>
          <w:rFonts w:ascii="Segoe UI" w:hAnsi="Segoe UI" w:cs="Segoe UI"/>
          <w:color w:val="333333"/>
          <w:shd w:val="clear" w:color="auto" w:fill="FFFFFF"/>
          <w:lang w:val="de-DE"/>
        </w:rPr>
        <w:t xml:space="preserve">Cervenka I, Agudelo LZ, Ruas JL. </w:t>
      </w:r>
      <w:r>
        <w:rPr>
          <w:rFonts w:ascii="Segoe UI" w:hAnsi="Segoe UI" w:cs="Segoe UI"/>
          <w:color w:val="333333"/>
          <w:shd w:val="clear" w:color="auto" w:fill="FFFFFF"/>
        </w:rPr>
        <w:t xml:space="preserve">Kynurenines: tryptophan’s metabolites in exercise, inflammation, and mental health. </w:t>
      </w:r>
      <w:r w:rsidRPr="00164FE5">
        <w:rPr>
          <w:rFonts w:ascii="Segoe UI" w:hAnsi="Segoe UI" w:cs="Segoe UI"/>
          <w:color w:val="333333"/>
          <w:shd w:val="clear" w:color="auto" w:fill="FFFFFF"/>
          <w:lang w:val="en-GB"/>
        </w:rPr>
        <w:t>Science. 2017</w:t>
      </w:r>
      <w:r w:rsidRPr="00164FE5">
        <w:rPr>
          <w:rFonts w:ascii="Segoe UI" w:hAnsi="Segoe UI" w:cs="Segoe UI"/>
          <w:color w:val="333333"/>
          <w:shd w:val="clear" w:color="auto" w:fill="FFFFFF"/>
          <w:lang w:val="en-GB"/>
        </w:rPr>
        <w:t>;357:eaaf9794.</w:t>
      </w:r>
    </w:p>
  </w:comment>
  <w:comment w:id="356" w:author="HÜFNER Katharina,Ass.Prof. Priv. Doz. Dr." w:date="2023-05-30T13:07:00Z" w:initials="HKPDD">
    <w:p w14:paraId="352AA46A" w14:textId="77777777" w:rsidR="00DC3802" w:rsidRPr="00BC72AB" w:rsidRDefault="00DC3802" w:rsidP="00E86E41">
      <w:pPr>
        <w:shd w:val="clear" w:color="auto" w:fill="FFFFFF"/>
        <w:spacing w:after="0"/>
        <w:rPr>
          <w:rFonts w:ascii="Georgia" w:eastAsia="Times New Roman" w:hAnsi="Georgia" w:cs="Times New Roman"/>
          <w:color w:val="2E2E2E"/>
          <w:lang w:val="en-GB" w:eastAsia="de-DE"/>
        </w:rPr>
      </w:pPr>
      <w:r>
        <w:rPr>
          <w:rStyle w:val="Kommentarzeichen"/>
        </w:rPr>
        <w:annotationRef/>
      </w:r>
      <w:r w:rsidRPr="00BC72AB">
        <w:rPr>
          <w:rFonts w:ascii="Georgia" w:eastAsia="Times New Roman" w:hAnsi="Georgia" w:cs="Times New Roman"/>
          <w:color w:val="2E2E2E"/>
          <w:lang w:val="en-GB" w:eastAsia="de-DE"/>
        </w:rPr>
        <w:t>E.M. </w:t>
      </w:r>
      <w:r w:rsidRPr="00BC72AB">
        <w:rPr>
          <w:rFonts w:ascii="Georgia" w:eastAsia="Times New Roman" w:hAnsi="Georgia" w:cs="Times New Roman"/>
          <w:color w:val="2E2E2E"/>
          <w:lang w:val="en-GB" w:eastAsia="de-DE"/>
        </w:rPr>
        <w:t>Gál, A.D. Sherman</w:t>
      </w:r>
    </w:p>
    <w:p w14:paraId="3FF2555E" w14:textId="77777777" w:rsidR="00DC3802" w:rsidRPr="00BC72AB" w:rsidRDefault="00DC3802" w:rsidP="00E86E41">
      <w:pPr>
        <w:shd w:val="clear" w:color="auto" w:fill="FFFFFF"/>
        <w:suppressAutoHyphens w:val="0"/>
        <w:spacing w:after="0"/>
        <w:rPr>
          <w:rFonts w:ascii="Georgia" w:eastAsia="Times New Roman" w:hAnsi="Georgia" w:cs="Times New Roman"/>
          <w:color w:val="2E2E2E"/>
          <w:sz w:val="27"/>
          <w:szCs w:val="27"/>
          <w:lang w:val="en-GB" w:eastAsia="de-DE"/>
        </w:rPr>
      </w:pPr>
      <w:r w:rsidRPr="00BC72AB">
        <w:rPr>
          <w:rFonts w:ascii="Georgia" w:eastAsia="Times New Roman" w:hAnsi="Georgia" w:cs="Times New Roman"/>
          <w:color w:val="2E2E2E"/>
          <w:sz w:val="27"/>
          <w:szCs w:val="27"/>
          <w:lang w:val="en-GB" w:eastAsia="de-DE"/>
        </w:rPr>
        <w:t>L-kynurenine: its synthesis and possible regulatory function in brain</w:t>
      </w:r>
    </w:p>
    <w:p w14:paraId="4EC1CF57" w14:textId="77777777" w:rsidR="00DC3802" w:rsidRPr="00BC72AB" w:rsidRDefault="00DC3802" w:rsidP="00E86E41">
      <w:pPr>
        <w:shd w:val="clear" w:color="auto" w:fill="FFFFFF"/>
        <w:suppressAutoHyphens w:val="0"/>
        <w:spacing w:after="0"/>
        <w:rPr>
          <w:rFonts w:ascii="Times New Roman" w:eastAsia="Times New Roman" w:hAnsi="Times New Roman" w:cs="Times New Roman"/>
          <w:color w:val="737373"/>
          <w:lang w:val="de-DE" w:eastAsia="de-DE"/>
        </w:rPr>
      </w:pPr>
      <w:r w:rsidRPr="00BC72AB">
        <w:rPr>
          <w:rFonts w:ascii="Times New Roman" w:eastAsia="Times New Roman" w:hAnsi="Times New Roman" w:cs="Times New Roman"/>
          <w:color w:val="737373"/>
          <w:lang w:val="de-DE" w:eastAsia="de-DE"/>
        </w:rPr>
        <w:t>Neurochem. Res., 5 (1980), pp. 223-239</w:t>
      </w:r>
    </w:p>
    <w:p w14:paraId="7C3C0E6C" w14:textId="77777777" w:rsidR="00DC3802" w:rsidRPr="00164FE5" w:rsidRDefault="00DC3802" w:rsidP="00E86E41">
      <w:pPr>
        <w:pStyle w:val="Kommentartext"/>
        <w:rPr>
          <w:lang w:val="de-DE"/>
        </w:rPr>
      </w:pPr>
    </w:p>
  </w:comment>
  <w:comment w:id="359" w:author="HÜFNER Katharina,Ass.Prof. Priv. Doz. Dr." w:date="2023-05-30T10:30:00Z" w:initials="HKPDD">
    <w:p w14:paraId="270252ED" w14:textId="77777777" w:rsidR="00DC3802" w:rsidRPr="00547D3C" w:rsidRDefault="00DC3802" w:rsidP="00E86E41">
      <w:pPr>
        <w:pStyle w:val="Kommentartext"/>
        <w:rPr>
          <w:lang w:val="de-DE"/>
        </w:rPr>
      </w:pPr>
      <w:r>
        <w:rPr>
          <w:rStyle w:val="Kommentarzeichen"/>
        </w:rPr>
        <w:annotationRef/>
      </w:r>
      <w:r w:rsidRPr="00547D3C">
        <w:rPr>
          <w:lang w:val="de-DE"/>
        </w:rPr>
        <w:t xml:space="preserve">Später im </w:t>
      </w:r>
      <w:r w:rsidRPr="00547D3C">
        <w:rPr>
          <w:lang w:val="de-DE"/>
        </w:rPr>
        <w:t>text nennen wire s quinolate</w:t>
      </w:r>
    </w:p>
  </w:comment>
  <w:comment w:id="370" w:author="HÜFNER Katharina,Ass.Prof. Priv. Doz. Dr." w:date="2023-05-30T13:47:00Z" w:initials="HKPDD">
    <w:p w14:paraId="1F341428" w14:textId="77777777" w:rsidR="00DC3802" w:rsidRPr="00A62D88" w:rsidRDefault="00DC3802" w:rsidP="00E86E41">
      <w:pPr>
        <w:spacing w:after="0"/>
        <w:rPr>
          <w:lang w:val="de-DE"/>
        </w:rPr>
      </w:pPr>
      <w:r>
        <w:rPr>
          <w:rStyle w:val="Kommentarzeichen"/>
        </w:rPr>
        <w:annotationRef/>
      </w:r>
      <w:r w:rsidRPr="00A62D88">
        <w:rPr>
          <w:rFonts w:ascii="Arial" w:hAnsi="Arial" w:cs="Arial"/>
          <w:color w:val="767676"/>
          <w:sz w:val="21"/>
          <w:szCs w:val="21"/>
          <w:shd w:val="clear" w:color="auto" w:fill="FFFFFF"/>
          <w:lang w:val="de-DE"/>
        </w:rPr>
        <w:t> </w:t>
      </w:r>
    </w:p>
    <w:p w14:paraId="2BF61601" w14:textId="77777777" w:rsidR="00DC3802" w:rsidRPr="00A62D88" w:rsidRDefault="00000000" w:rsidP="00E86E41">
      <w:pPr>
        <w:shd w:val="clear" w:color="auto" w:fill="FFFFFF"/>
        <w:rPr>
          <w:rFonts w:ascii="Arial" w:hAnsi="Arial" w:cs="Arial"/>
          <w:color w:val="767676"/>
          <w:sz w:val="21"/>
          <w:szCs w:val="21"/>
          <w:lang w:val="de-DE"/>
        </w:rPr>
      </w:pPr>
      <w:hyperlink r:id="rId7" w:history="1">
        <w:r w:rsidR="00DC3802" w:rsidRPr="00A62D88">
          <w:rPr>
            <w:rStyle w:val="Hyperlink"/>
            <w:rFonts w:ascii="Arial" w:hAnsi="Arial" w:cs="Arial"/>
            <w:b/>
            <w:bCs/>
            <w:color w:val="005274"/>
            <w:sz w:val="21"/>
            <w:szCs w:val="21"/>
            <w:lang w:val="de-DE"/>
          </w:rPr>
          <w:t>https://doi.org/10.1111/j.1742-4658.2012.08485.x</w:t>
        </w:r>
      </w:hyperlink>
    </w:p>
    <w:p w14:paraId="1AB6E52E" w14:textId="77777777" w:rsidR="00DC3802" w:rsidRPr="00A62D88" w:rsidRDefault="00DC3802" w:rsidP="00E86E41">
      <w:pPr>
        <w:pStyle w:val="Kommentartext"/>
        <w:rPr>
          <w:lang w:val="de-DE"/>
        </w:rPr>
      </w:pPr>
    </w:p>
  </w:comment>
  <w:comment w:id="371" w:author="HÜFNER Katharina,Ass.Prof. Priv. Doz. Dr." w:date="2023-05-30T14:09:00Z" w:initials="HKPDD">
    <w:p w14:paraId="7582CDC1" w14:textId="77777777" w:rsidR="00DC3802" w:rsidRPr="00A62D88" w:rsidRDefault="00DC3802" w:rsidP="00E86E41">
      <w:pPr>
        <w:pStyle w:val="Kommentartext"/>
        <w:rPr>
          <w:lang w:val="de-DE"/>
        </w:rPr>
      </w:pPr>
      <w:r>
        <w:rPr>
          <w:rStyle w:val="Kommentarzeichen"/>
        </w:rPr>
        <w:annotationRef/>
      </w:r>
      <w:hyperlink r:id="rId8" w:tgtFrame="_blank" w:tooltip="Persistent link using digital object identifier" w:history="1">
        <w:r w:rsidRPr="00A62D88">
          <w:rPr>
            <w:rStyle w:val="anchor-text"/>
            <w:rFonts w:ascii="Arial" w:hAnsi="Arial" w:cs="Arial"/>
            <w:color w:val="007398"/>
            <w:sz w:val="21"/>
            <w:szCs w:val="21"/>
            <w:lang w:val="de-DE"/>
          </w:rPr>
          <w:t>https://doi.org/10.1016/j.pnpbp.2010.12.017</w:t>
        </w:r>
      </w:hyperlink>
    </w:p>
  </w:comment>
  <w:comment w:id="433" w:author="HÜFNER Katharina,Ass.Prof. Priv. Doz. Dr." w:date="2023-05-30T15:40:00Z" w:initials="HKPDD">
    <w:p w14:paraId="44C9E322" w14:textId="3EB2DC6E" w:rsidR="00DC3802" w:rsidRPr="00164FE5" w:rsidRDefault="00DC3802">
      <w:pPr>
        <w:pStyle w:val="Kommentartext"/>
        <w:rPr>
          <w:lang w:val="de-DE"/>
        </w:rPr>
      </w:pPr>
      <w:r>
        <w:rPr>
          <w:rStyle w:val="Kommentarzeichen"/>
        </w:rPr>
        <w:annotationRef/>
      </w:r>
      <w:r>
        <w:rPr>
          <w:lang w:val="de-DE"/>
        </w:rPr>
        <w:t>ref 32 und 33 hier</w:t>
      </w:r>
      <w:r w:rsidRPr="00164FE5">
        <w:rPr>
          <w:lang w:val="de-DE"/>
        </w:rPr>
        <w:t xml:space="preserve"> </w:t>
      </w:r>
    </w:p>
  </w:comment>
  <w:comment w:id="445" w:author="HÜFNER Katharina,Ass.Prof. Priv. Doz. Dr." w:date="2023-05-30T15:33:00Z" w:initials="HKPDD">
    <w:p w14:paraId="6BC7CD9F" w14:textId="3BC2A4A4" w:rsidR="00DC3802" w:rsidRPr="00164FE5" w:rsidRDefault="00DC3802">
      <w:pPr>
        <w:pStyle w:val="Kommentartext"/>
        <w:rPr>
          <w:lang w:val="de-DE"/>
        </w:rPr>
      </w:pPr>
      <w:r>
        <w:rPr>
          <w:rStyle w:val="Kommentarzeichen"/>
        </w:rPr>
        <w:annotationRef/>
      </w:r>
      <w:r w:rsidRPr="00164FE5">
        <w:rPr>
          <w:lang w:val="de-DE"/>
        </w:rPr>
        <w:t xml:space="preserve">Gietl </w:t>
      </w:r>
      <w:r w:rsidRPr="00164FE5">
        <w:rPr>
          <w:lang w:val="de-DE"/>
        </w:rPr>
        <w:t xml:space="preserve">ref 31 hier, </w:t>
      </w:r>
    </w:p>
  </w:comment>
  <w:comment w:id="514" w:author="HÜFNER Katharina,Ass.Prof. Priv. Doz. Dr." w:date="2023-05-31T13:34:00Z" w:initials="HKPDD">
    <w:p w14:paraId="66F0D3E8" w14:textId="77777777" w:rsidR="006B4B47" w:rsidRPr="006B4B47" w:rsidRDefault="006B4B47" w:rsidP="006B4B47">
      <w:pPr>
        <w:pStyle w:val="Kommentartext"/>
        <w:rPr>
          <w:lang w:val="de-DE"/>
        </w:rPr>
      </w:pPr>
      <w:r>
        <w:rPr>
          <w:rStyle w:val="Kommentarzeichen"/>
        </w:rPr>
        <w:annotationRef/>
      </w:r>
      <w:r w:rsidRPr="006B4B47">
        <w:rPr>
          <w:lang w:val="de-DE"/>
        </w:rPr>
        <w:t>38 hier weg</w:t>
      </w:r>
    </w:p>
  </w:comment>
  <w:comment w:id="625" w:author="Katharina Huefner" w:date="2023-05-25T23:17:00Z" w:initials="KH">
    <w:p w14:paraId="6466ACDC" w14:textId="77777777" w:rsidR="00DC3802" w:rsidRPr="00016944" w:rsidRDefault="00DC3802" w:rsidP="00EB098A">
      <w:pPr>
        <w:pStyle w:val="Kommentartext"/>
        <w:rPr>
          <w:lang w:val="de-DE"/>
        </w:rPr>
      </w:pPr>
      <w:r>
        <w:rPr>
          <w:rStyle w:val="Kommentarzeichen"/>
        </w:rPr>
        <w:annotationRef/>
      </w:r>
      <w:r>
        <w:rPr>
          <w:lang w:val="de-AT"/>
        </w:rPr>
        <w:t xml:space="preserve">Was </w:t>
      </w:r>
      <w:r>
        <w:rPr>
          <w:lang w:val="de-AT"/>
        </w:rPr>
        <w:t>heisst das genau, was durfte fehlen?</w:t>
      </w:r>
    </w:p>
  </w:comment>
  <w:comment w:id="630" w:author="HÜFNER Katharina,Assoz. Prof. Priv.Doz. Dr." w:date="2023-05-28T10:28:00Z" w:initials="HKPPD">
    <w:p w14:paraId="44E5008C" w14:textId="7A84EC36" w:rsidR="00DC3802" w:rsidRPr="00016944" w:rsidRDefault="00DC3802">
      <w:pPr>
        <w:pStyle w:val="Kommentartext"/>
        <w:rPr>
          <w:lang w:val="de-DE"/>
        </w:rPr>
      </w:pPr>
      <w:r>
        <w:rPr>
          <w:rStyle w:val="Kommentarzeichen"/>
        </w:rPr>
        <w:annotationRef/>
      </w:r>
      <w:r w:rsidRPr="00016944">
        <w:rPr>
          <w:lang w:val="de-DE"/>
        </w:rPr>
        <w:t xml:space="preserve">Später nennst du mal eine zweite </w:t>
      </w:r>
      <w:r w:rsidRPr="00016944">
        <w:rPr>
          <w:lang w:val="de-DE"/>
        </w:rPr>
        <w:t>ref, sind die data ber aus einer?</w:t>
      </w:r>
    </w:p>
  </w:comment>
  <w:comment w:id="633" w:author="Katharina Huefner" w:date="2023-05-25T23:18:00Z" w:initials="KH">
    <w:p w14:paraId="2B31B25B" w14:textId="2CAA782E" w:rsidR="00DC3802" w:rsidRPr="00016944" w:rsidRDefault="00DC3802" w:rsidP="00EB098A">
      <w:pPr>
        <w:pStyle w:val="Kommentartext"/>
        <w:rPr>
          <w:lang w:val="de-DE"/>
        </w:rPr>
      </w:pPr>
      <w:r>
        <w:rPr>
          <w:rStyle w:val="Kommentarzeichen"/>
        </w:rPr>
        <w:annotationRef/>
      </w:r>
      <w:r>
        <w:rPr>
          <w:lang w:val="de-AT"/>
        </w:rPr>
        <w:t xml:space="preserve">Was bedeutet </w:t>
      </w:r>
      <w:r>
        <w:rPr>
          <w:lang w:val="de-AT"/>
        </w:rPr>
        <w:t>complete hier? Ich habe nämlich unten gesehen dass es nur 61 mit recovery ga? D h es hatte nicht alle zu allen zeitpunkten werte? Aber es war doch longitudinal</w:t>
      </w:r>
    </w:p>
  </w:comment>
  <w:comment w:id="651" w:author="HÜFNER Katharina,Assoz. Prof. Priv.Doz. Dr." w:date="2023-05-28T10:30:00Z" w:initials="HKPPD">
    <w:p w14:paraId="295FFBFB" w14:textId="12019ED5" w:rsidR="00DC3802" w:rsidRPr="006B4B47" w:rsidRDefault="00DC3802">
      <w:pPr>
        <w:pStyle w:val="Kommentartext"/>
        <w:rPr>
          <w:lang w:val="en-GB"/>
        </w:rPr>
      </w:pPr>
      <w:r>
        <w:rPr>
          <w:rStyle w:val="Kommentarzeichen"/>
        </w:rPr>
        <w:annotationRef/>
      </w:r>
      <w:r w:rsidRPr="006B4B47">
        <w:rPr>
          <w:lang w:val="en-GB"/>
        </w:rPr>
        <w:t>Johanna?</w:t>
      </w:r>
    </w:p>
  </w:comment>
  <w:comment w:id="663" w:author="HÜFNER Katharina,Assoz. Prof. Priv.Doz. Dr." w:date="2023-05-28T11:00:00Z" w:initials="HKPPD">
    <w:p w14:paraId="363FA42E" w14:textId="748FB19A" w:rsidR="00DC3802" w:rsidRPr="00016944" w:rsidRDefault="00DC3802">
      <w:pPr>
        <w:pStyle w:val="Kommentartext"/>
        <w:rPr>
          <w:lang w:val="de-DE"/>
        </w:rPr>
      </w:pPr>
      <w:r>
        <w:rPr>
          <w:rStyle w:val="Kommentarzeichen"/>
        </w:rPr>
        <w:annotationRef/>
      </w:r>
      <w:r w:rsidRPr="006B4B47">
        <w:rPr>
          <w:lang w:val="en-GB"/>
        </w:rPr>
        <w:t xml:space="preserve">Wieso nicht quinolonic acid? </w:t>
      </w:r>
      <w:r w:rsidRPr="00016944">
        <w:rPr>
          <w:lang w:val="de-DE"/>
        </w:rPr>
        <w:t>Müssen wir ggf im Text und auch in der figure anpassen</w:t>
      </w:r>
    </w:p>
  </w:comment>
  <w:comment w:id="675" w:author="HÜFNER Katharina,Assoz. Prof. Priv.Doz. Dr." w:date="2023-05-28T11:18:00Z" w:initials="HKPPD">
    <w:p w14:paraId="23FBE5B9" w14:textId="77777777" w:rsidR="00DC3802" w:rsidRPr="006B4B47" w:rsidRDefault="00DC3802" w:rsidP="00567150">
      <w:pPr>
        <w:pStyle w:val="Kommentartext"/>
        <w:rPr>
          <w:lang w:val="en-GB"/>
        </w:rPr>
      </w:pPr>
      <w:r>
        <w:rPr>
          <w:rStyle w:val="Kommentarzeichen"/>
        </w:rPr>
        <w:annotationRef/>
      </w:r>
      <w:r>
        <w:rPr>
          <w:rFonts w:ascii="Segoe UI" w:hAnsi="Segoe UI" w:cs="Segoe UI"/>
          <w:color w:val="333333"/>
          <w:shd w:val="clear" w:color="auto" w:fill="FFFFFF"/>
        </w:rPr>
        <w:t xml:space="preserve">Swahn CG, Wiesel FA: Determination of conjugated monoamine metabolites in brain tissue. </w:t>
      </w:r>
      <w:r w:rsidRPr="006B4B47">
        <w:rPr>
          <w:rFonts w:ascii="Segoe UI" w:hAnsi="Segoe UI" w:cs="Segoe UI"/>
          <w:color w:val="333333"/>
          <w:shd w:val="clear" w:color="auto" w:fill="FFFFFF"/>
          <w:lang w:val="en-GB"/>
        </w:rPr>
        <w:t>J Neural Transm. 1976, 39 (4): 281-290.</w:t>
      </w:r>
    </w:p>
  </w:comment>
  <w:comment w:id="689" w:author="HÜFNER Katharina,Ass.Prof. Priv. Doz. Dr." w:date="2023-05-30T16:39:00Z" w:initials="HKPDD">
    <w:p w14:paraId="1482BA3A" w14:textId="048EDB9B" w:rsidR="00DC3802" w:rsidRPr="00E20D2B" w:rsidRDefault="00DC3802">
      <w:pPr>
        <w:pStyle w:val="Kommentartext"/>
        <w:rPr>
          <w:lang w:val="de-DE"/>
        </w:rPr>
      </w:pPr>
      <w:r>
        <w:rPr>
          <w:rStyle w:val="Kommentarzeichen"/>
        </w:rPr>
        <w:annotationRef/>
      </w:r>
      <w:r w:rsidRPr="00E20D2B">
        <w:rPr>
          <w:lang w:val="de-DE"/>
        </w:rPr>
        <w:t xml:space="preserve">Sind hier noch alte </w:t>
      </w:r>
      <w:r w:rsidRPr="00E20D2B">
        <w:rPr>
          <w:lang w:val="de-DE"/>
        </w:rPr>
        <w:t>textteile drin</w:t>
      </w:r>
      <w:r>
        <w:rPr>
          <w:lang w:val="de-DE"/>
        </w:rPr>
        <w:t xml:space="preserve">? Ich frag </w:t>
      </w:r>
      <w:r>
        <w:rPr>
          <w:lang w:val="de-DE"/>
        </w:rPr>
        <w:t>nur weil wir eine versin mit „markups“ hochladen müssen, drum hab ich in der intro und discussion die „neuen Teile“ in Gelb markiert. Ist das hier auch möglich?</w:t>
      </w:r>
    </w:p>
  </w:comment>
  <w:comment w:id="718" w:author="HÜFNER Katharina,Assoz. Prof. Priv.Doz. Dr." w:date="2023-05-28T09:35:00Z" w:initials="HKPPD">
    <w:p w14:paraId="58B6B15B" w14:textId="2D7BC76A" w:rsidR="00DC3802" w:rsidRPr="00016944" w:rsidRDefault="00DC3802">
      <w:pPr>
        <w:pStyle w:val="Kommentartext"/>
        <w:rPr>
          <w:lang w:val="de-DE"/>
        </w:rPr>
      </w:pPr>
      <w:r>
        <w:rPr>
          <w:rStyle w:val="Kommentarzeichen"/>
        </w:rPr>
        <w:annotationRef/>
      </w:r>
      <w:r w:rsidRPr="00016944">
        <w:rPr>
          <w:lang w:val="de-DE"/>
        </w:rPr>
        <w:t xml:space="preserve">Wenn ich das richtig sehe sind </w:t>
      </w:r>
      <w:r w:rsidRPr="00016944">
        <w:rPr>
          <w:lang w:val="de-DE"/>
        </w:rPr>
        <w:t>as d 39% tabelle s2?</w:t>
      </w:r>
    </w:p>
  </w:comment>
  <w:comment w:id="719" w:author="HÜFNER Katharina,Assoz. Prof. Priv.Doz. Dr." w:date="2023-05-28T09:36:00Z" w:initials="HKPPD">
    <w:p w14:paraId="77EC3A80" w14:textId="42B338D0" w:rsidR="00DC3802" w:rsidRPr="00016944" w:rsidRDefault="00DC3802">
      <w:pPr>
        <w:pStyle w:val="Kommentartext"/>
        <w:rPr>
          <w:lang w:val="de-DE"/>
        </w:rPr>
      </w:pPr>
      <w:r>
        <w:rPr>
          <w:rStyle w:val="Kommentarzeichen"/>
        </w:rPr>
        <w:annotationRef/>
      </w:r>
      <w:r w:rsidRPr="00016944">
        <w:rPr>
          <w:lang w:val="de-DE"/>
        </w:rPr>
        <w:t xml:space="preserve">Ist das der </w:t>
      </w:r>
      <w:r w:rsidRPr="00016944">
        <w:rPr>
          <w:lang w:val="de-DE"/>
        </w:rPr>
        <w:t>mittelwert von uninfected and infekted?</w:t>
      </w:r>
    </w:p>
  </w:comment>
  <w:comment w:id="737" w:author="HÜFNER Katharina,Assoz. Prof. Priv.Doz. Dr." w:date="2023-05-28T09:40:00Z" w:initials="HKPPD">
    <w:p w14:paraId="2B75EE03" w14:textId="5C8AE42A" w:rsidR="00DC3802" w:rsidRPr="00016944" w:rsidRDefault="00DC3802">
      <w:pPr>
        <w:pStyle w:val="Kommentartext"/>
        <w:rPr>
          <w:lang w:val="de-DE"/>
        </w:rPr>
      </w:pPr>
      <w:r>
        <w:rPr>
          <w:rStyle w:val="Kommentarzeichen"/>
        </w:rPr>
        <w:annotationRef/>
      </w:r>
      <w:r w:rsidRPr="00016944">
        <w:rPr>
          <w:lang w:val="de-DE"/>
        </w:rPr>
        <w:t xml:space="preserve">Hier raus und in die </w:t>
      </w:r>
      <w:r w:rsidRPr="00016944">
        <w:rPr>
          <w:lang w:val="de-DE"/>
        </w:rPr>
        <w:t>method, ich habe gesehen ist da eh schon drin</w:t>
      </w:r>
    </w:p>
  </w:comment>
  <w:comment w:id="783" w:author="HÜFNER Katharina,Assoz. Prof. Priv.Doz. Dr." w:date="2023-05-28T11:56:00Z" w:initials="HKPPD">
    <w:p w14:paraId="41434EA9" w14:textId="01064A44" w:rsidR="00DC3802" w:rsidRPr="00016944" w:rsidRDefault="00DC3802">
      <w:pPr>
        <w:pStyle w:val="Kommentartext"/>
        <w:rPr>
          <w:lang w:val="de-DE"/>
        </w:rPr>
      </w:pPr>
      <w:r>
        <w:rPr>
          <w:rStyle w:val="Kommentarzeichen"/>
        </w:rPr>
        <w:annotationRef/>
      </w:r>
      <w:r w:rsidRPr="00016944">
        <w:rPr>
          <w:lang w:val="de-DE"/>
        </w:rPr>
        <w:t xml:space="preserve">Das mit dem </w:t>
      </w:r>
      <w:r w:rsidRPr="00016944">
        <w:rPr>
          <w:lang w:val="de-DE"/>
        </w:rPr>
        <w:t>hospitalized steht so nicht im table 2, steht das im orginal manuscript?</w:t>
      </w:r>
    </w:p>
  </w:comment>
  <w:comment w:id="831" w:author="HÜFNER Katharina,Assoz. Prof. Priv.Doz. Dr." w:date="2023-05-28T17:53:00Z" w:initials="HKPPD">
    <w:p w14:paraId="1CE3759A" w14:textId="189260F1" w:rsidR="00DC3802" w:rsidRPr="00016944" w:rsidRDefault="00DC3802">
      <w:pPr>
        <w:pStyle w:val="Kommentartext"/>
        <w:rPr>
          <w:lang w:val="de-DE"/>
        </w:rPr>
      </w:pPr>
      <w:r>
        <w:rPr>
          <w:rStyle w:val="Kommentarzeichen"/>
        </w:rPr>
        <w:annotationRef/>
      </w:r>
      <w:r w:rsidRPr="00016944">
        <w:rPr>
          <w:lang w:val="de-DE"/>
        </w:rPr>
        <w:t xml:space="preserve">Wie war </w:t>
      </w:r>
      <w:r w:rsidRPr="00016944">
        <w:rPr>
          <w:lang w:val="de-DE"/>
        </w:rPr>
        <w:t>alcohol consumtion defminiert?</w:t>
      </w:r>
    </w:p>
  </w:comment>
  <w:comment w:id="900" w:author="HÜFNER Katharina,Assoz. Prof. Priv.Doz. Dr." w:date="2023-05-28T18:15:00Z" w:initials="HKPPD">
    <w:p w14:paraId="34D2D0B0" w14:textId="5C1783C3" w:rsidR="00DC3802" w:rsidRPr="00016944" w:rsidRDefault="00DC3802">
      <w:pPr>
        <w:pStyle w:val="Kommentartext"/>
        <w:rPr>
          <w:lang w:val="de-DE"/>
        </w:rPr>
      </w:pPr>
      <w:r>
        <w:rPr>
          <w:rStyle w:val="Kommentarzeichen"/>
        </w:rPr>
        <w:annotationRef/>
      </w:r>
      <w:r w:rsidRPr="00016944">
        <w:rPr>
          <w:lang w:val="de-DE"/>
        </w:rPr>
        <w:t xml:space="preserve">12 weg, 21 ok, 48 gut 49 weg 50 ok, 64 ok. Muss irgendwo </w:t>
      </w:r>
      <w:r w:rsidRPr="00016944">
        <w:rPr>
          <w:lang w:val="de-DE"/>
        </w:rPr>
        <w:t>anderns hin nicht in restuls</w:t>
      </w:r>
    </w:p>
  </w:comment>
  <w:comment w:id="902" w:author="HÜFNER Katharina,Assoz. Prof. Priv.Doz. Dr." w:date="2023-05-28T18:14:00Z" w:initials="HKPPD">
    <w:p w14:paraId="18765B54" w14:textId="7BFE4AAF" w:rsidR="00DC3802" w:rsidRPr="00016944" w:rsidRDefault="00DC3802">
      <w:pPr>
        <w:pStyle w:val="Kommentartext"/>
        <w:rPr>
          <w:lang w:val="de-DE"/>
        </w:rPr>
      </w:pPr>
      <w:r>
        <w:rPr>
          <w:rStyle w:val="Kommentarzeichen"/>
        </w:rPr>
        <w:annotationRef/>
      </w:r>
      <w:r w:rsidRPr="00016944">
        <w:rPr>
          <w:lang w:val="de-DE"/>
        </w:rPr>
        <w:t xml:space="preserve">Aus meiner </w:t>
      </w:r>
      <w:r w:rsidRPr="00016944">
        <w:rPr>
          <w:lang w:val="de-DE"/>
        </w:rPr>
        <w:t>sicht zu viele references, vorallen für einen results teil, 51 weg?</w:t>
      </w:r>
    </w:p>
  </w:comment>
  <w:comment w:id="903" w:author="HÜFNER Katharina,Assoz. Prof. Priv.Doz. Dr." w:date="2023-05-28T18:14:00Z" w:initials="HKPPD">
    <w:p w14:paraId="57C6D1BE" w14:textId="01694078" w:rsidR="00DC3802" w:rsidRPr="00016944" w:rsidRDefault="00DC3802">
      <w:pPr>
        <w:pStyle w:val="Kommentartext"/>
        <w:rPr>
          <w:lang w:val="de-DE"/>
        </w:rPr>
      </w:pPr>
      <w:r>
        <w:rPr>
          <w:rStyle w:val="Kommentarzeichen"/>
        </w:rPr>
        <w:annotationRef/>
      </w:r>
    </w:p>
  </w:comment>
  <w:comment w:id="905" w:author="HÜFNER Katharina,Assoz. Prof. Priv.Doz. Dr." w:date="2023-05-28T18:33:00Z" w:initials="HKPPD">
    <w:p w14:paraId="7DB76C3C" w14:textId="6D025242" w:rsidR="00DC3802" w:rsidRPr="00016944" w:rsidRDefault="00DC3802">
      <w:pPr>
        <w:pStyle w:val="Kommentartext"/>
        <w:rPr>
          <w:lang w:val="de-DE"/>
        </w:rPr>
      </w:pPr>
      <w:r>
        <w:rPr>
          <w:rStyle w:val="Kommentarzeichen"/>
        </w:rPr>
        <w:annotationRef/>
      </w:r>
      <w:r w:rsidRPr="00016944">
        <w:rPr>
          <w:lang w:val="de-DE"/>
        </w:rPr>
        <w:t xml:space="preserve">Bei dem SIMMUN nur </w:t>
      </w:r>
      <w:r w:rsidRPr="00016944">
        <w:rPr>
          <w:lang w:val="de-DE"/>
        </w:rPr>
        <w:t>ref 60?</w:t>
      </w:r>
    </w:p>
  </w:comment>
  <w:comment w:id="921" w:author="HÜFNER Katharina,Assoz. Prof. Priv.Doz. Dr." w:date="2023-05-28T19:02:00Z" w:initials="HKPPD">
    <w:p w14:paraId="625C1589" w14:textId="63ED73DA" w:rsidR="00DC3802" w:rsidRPr="00016944" w:rsidRDefault="00DC3802">
      <w:pPr>
        <w:pStyle w:val="Kommentartext"/>
        <w:rPr>
          <w:lang w:val="de-DE"/>
        </w:rPr>
      </w:pPr>
      <w:r>
        <w:rPr>
          <w:rStyle w:val="Kommentarzeichen"/>
        </w:rPr>
        <w:annotationRef/>
      </w:r>
      <w:r w:rsidRPr="00016944">
        <w:rPr>
          <w:lang w:val="de-DE"/>
        </w:rPr>
        <w:t xml:space="preserve">Das ist </w:t>
      </w:r>
      <w:r w:rsidRPr="00016944">
        <w:rPr>
          <w:lang w:val="de-DE"/>
        </w:rPr>
        <w:t>figure 4 oder?</w:t>
      </w:r>
    </w:p>
  </w:comment>
  <w:comment w:id="936" w:author="HÜFNER Katharina,Assoz. Prof. Priv.Doz. Dr." w:date="2023-05-28T19:00:00Z" w:initials="HKPPD">
    <w:p w14:paraId="45100C19" w14:textId="2A2CE260" w:rsidR="00DC3802" w:rsidRPr="00016944" w:rsidRDefault="00DC3802">
      <w:pPr>
        <w:pStyle w:val="Kommentartext"/>
        <w:rPr>
          <w:lang w:val="de-DE"/>
        </w:rPr>
      </w:pPr>
      <w:r>
        <w:rPr>
          <w:rStyle w:val="Kommentarzeichen"/>
        </w:rPr>
        <w:annotationRef/>
      </w:r>
      <w:r w:rsidRPr="00016944">
        <w:rPr>
          <w:lang w:val="de-DE"/>
        </w:rPr>
        <w:t>Evt in discussion</w:t>
      </w:r>
    </w:p>
  </w:comment>
  <w:comment w:id="949" w:author="HÜFNER Katharina,Assoz. Prof. Priv.Doz. Dr." w:date="2023-05-28T19:17:00Z" w:initials="HKPPD">
    <w:p w14:paraId="0C5F0DBE" w14:textId="7CD04ABA" w:rsidR="00DC3802" w:rsidRPr="00016944" w:rsidRDefault="00DC3802">
      <w:pPr>
        <w:pStyle w:val="Kommentartext"/>
        <w:rPr>
          <w:lang w:val="de-DE"/>
        </w:rPr>
      </w:pPr>
      <w:r>
        <w:rPr>
          <w:rStyle w:val="Kommentarzeichen"/>
        </w:rPr>
        <w:annotationRef/>
      </w:r>
      <w:r w:rsidRPr="00016944">
        <w:rPr>
          <w:lang w:val="de-DE"/>
        </w:rPr>
        <w:t xml:space="preserve">Warum steht hier nicht </w:t>
      </w:r>
      <w:r w:rsidRPr="00016944">
        <w:rPr>
          <w:lang w:val="de-DE"/>
        </w:rPr>
        <w:t>subacute?</w:t>
      </w:r>
    </w:p>
  </w:comment>
  <w:comment w:id="953" w:author="HÜFNER Katharina,Assoz. Prof. Priv.Doz. Dr." w:date="2023-05-28T19:17:00Z" w:initials="HKPPD">
    <w:p w14:paraId="51D24B1A" w14:textId="254EA9BC" w:rsidR="00DC3802" w:rsidRPr="00016944" w:rsidRDefault="00DC3802">
      <w:pPr>
        <w:pStyle w:val="Kommentartext"/>
        <w:rPr>
          <w:lang w:val="de-DE"/>
        </w:rPr>
      </w:pPr>
      <w:r>
        <w:rPr>
          <w:rStyle w:val="Kommentarzeichen"/>
        </w:rPr>
        <w:annotationRef/>
      </w:r>
      <w:r w:rsidRPr="00016944">
        <w:rPr>
          <w:lang w:val="de-DE"/>
        </w:rPr>
        <w:t xml:space="preserve">Warum steht hier nicht </w:t>
      </w:r>
      <w:r w:rsidRPr="00016944">
        <w:rPr>
          <w:lang w:val="de-DE"/>
        </w:rPr>
        <w:t>subacute?</w:t>
      </w:r>
    </w:p>
  </w:comment>
  <w:comment w:id="955" w:author="HÜFNER Katharina,Assoz. Prof. Priv.Doz. Dr." w:date="2023-05-28T19:20:00Z" w:initials="HKPPD">
    <w:p w14:paraId="118FD393" w14:textId="4BF5AD6C" w:rsidR="00DC3802" w:rsidRPr="00016944" w:rsidRDefault="00DC3802">
      <w:pPr>
        <w:pStyle w:val="Kommentartext"/>
        <w:rPr>
          <w:lang w:val="de-DE"/>
        </w:rPr>
      </w:pPr>
      <w:r>
        <w:rPr>
          <w:rStyle w:val="Kommentarzeichen"/>
        </w:rPr>
        <w:annotationRef/>
      </w:r>
      <w:r w:rsidRPr="00016944">
        <w:rPr>
          <w:lang w:val="de-DE"/>
        </w:rPr>
        <w:t xml:space="preserve">Ich bin mir nicht ganz sicher warum wir hier die </w:t>
      </w:r>
      <w:r w:rsidRPr="00016944">
        <w:rPr>
          <w:lang w:val="de-DE"/>
        </w:rPr>
        <w:t>korrelationskoefffizienten angeben aber bei der SIMMUN nicht? Wir Machen auch bei der SImmun jetzt weniger abbildungen als bei der INCOV obwohl das ja unserer eigenen DAten sind. Evt. Bei SIMMUN auch eine figure wie bei INCOV?</w:t>
      </w:r>
    </w:p>
  </w:comment>
  <w:comment w:id="962" w:author="HÜFNER Katharina,Assoz. Prof. Priv.Doz. Dr." w:date="2023-05-28T20:59:00Z" w:initials="HKPPD">
    <w:p w14:paraId="4420E337" w14:textId="276B4177" w:rsidR="00DC3802" w:rsidRPr="00016944" w:rsidRDefault="00DC3802">
      <w:pPr>
        <w:pStyle w:val="Kommentartext"/>
        <w:rPr>
          <w:lang w:val="de-DE"/>
        </w:rPr>
      </w:pPr>
      <w:r>
        <w:rPr>
          <w:rStyle w:val="Kommentarzeichen"/>
        </w:rPr>
        <w:annotationRef/>
      </w:r>
      <w:r w:rsidRPr="00016944">
        <w:rPr>
          <w:lang w:val="de-DE"/>
        </w:rPr>
        <w:t xml:space="preserve">Bei den vorherigen war mit </w:t>
      </w:r>
      <w:r w:rsidRPr="00016944">
        <w:rPr>
          <w:lang w:val="de-DE"/>
        </w:rPr>
        <w:t>effect sizes nichts zu hören, evt vereinheitlichen?</w:t>
      </w:r>
    </w:p>
  </w:comment>
  <w:comment w:id="961" w:author="HÜFNER Katharina,Assoz. Prof. Priv.Doz. Dr." w:date="2023-05-28T20:44:00Z" w:initials="HKPPD">
    <w:p w14:paraId="0F82EDC1" w14:textId="73C102D9" w:rsidR="00DC3802" w:rsidRPr="00016944" w:rsidRDefault="00DC3802">
      <w:pPr>
        <w:pStyle w:val="Kommentartext"/>
        <w:rPr>
          <w:lang w:val="de-DE"/>
        </w:rPr>
      </w:pPr>
      <w:r>
        <w:rPr>
          <w:rStyle w:val="Kommentarzeichen"/>
        </w:rPr>
        <w:annotationRef/>
      </w:r>
      <w:r w:rsidRPr="00016944">
        <w:rPr>
          <w:lang w:val="de-DE"/>
        </w:rPr>
        <w:t xml:space="preserve">Dafür gibt es keine </w:t>
      </w:r>
      <w:r w:rsidRPr="00016944">
        <w:rPr>
          <w:lang w:val="de-DE"/>
        </w:rPr>
        <w:t>tabelle oder supplemental figure, oder?</w:t>
      </w:r>
    </w:p>
  </w:comment>
  <w:comment w:id="963" w:author="HÜFNER Katharina,Assoz. Prof. Priv.Doz. Dr." w:date="2023-05-28T20:44:00Z" w:initials="HKPPD">
    <w:p w14:paraId="55B237D5" w14:textId="38AAE4B6" w:rsidR="00DC3802" w:rsidRPr="00016944" w:rsidRDefault="00DC3802">
      <w:pPr>
        <w:pStyle w:val="Kommentartext"/>
        <w:rPr>
          <w:lang w:val="de-DE"/>
        </w:rPr>
      </w:pPr>
      <w:r>
        <w:rPr>
          <w:rStyle w:val="Kommentarzeichen"/>
        </w:rPr>
        <w:annotationRef/>
      </w:r>
      <w:r w:rsidRPr="00016944">
        <w:rPr>
          <w:lang w:val="de-DE"/>
        </w:rPr>
        <w:t>Evt discussion</w:t>
      </w:r>
    </w:p>
  </w:comment>
  <w:comment w:id="1100" w:author="HÜFNER Katharina,Ass.Prof. Priv. Doz. Dr." w:date="2023-05-31T12:17:00Z" w:initials="HKPDD">
    <w:p w14:paraId="5185476F" w14:textId="57ABAE86" w:rsidR="00DC3802" w:rsidRPr="00DC3802" w:rsidRDefault="00DC3802">
      <w:pPr>
        <w:pStyle w:val="Kommentartext"/>
        <w:rPr>
          <w:lang w:val="de-DE"/>
        </w:rPr>
      </w:pPr>
      <w:r>
        <w:rPr>
          <w:rStyle w:val="Kommentarzeichen"/>
        </w:rPr>
        <w:annotationRef/>
      </w:r>
      <w:r w:rsidRPr="00DC3802">
        <w:rPr>
          <w:lang w:val="de-DE"/>
        </w:rPr>
        <w:t>Ref 11 here 12 weg hier</w:t>
      </w:r>
    </w:p>
  </w:comment>
  <w:comment w:id="1110" w:author="HÜFNER Katharina,Ass.Prof. Priv. Doz. Dr." w:date="2023-05-31T13:00:00Z" w:initials="HKPDD">
    <w:p w14:paraId="37CEA8C1" w14:textId="77777777" w:rsidR="00E859A1" w:rsidRPr="00E859A1" w:rsidRDefault="00E859A1" w:rsidP="00E859A1">
      <w:pPr>
        <w:pStyle w:val="Kommentartext"/>
        <w:rPr>
          <w:lang w:val="de-DE"/>
        </w:rPr>
      </w:pPr>
      <w:r>
        <w:rPr>
          <w:rStyle w:val="Kommentarzeichen"/>
        </w:rPr>
        <w:annotationRef/>
      </w:r>
      <w:r w:rsidRPr="00E859A1">
        <w:rPr>
          <w:lang w:val="de-DE"/>
        </w:rPr>
        <w:t>Ref 37 hier raus</w:t>
      </w:r>
    </w:p>
  </w:comment>
  <w:comment w:id="1127" w:author="HÜFNER Katharina,Ass.Prof. Priv. Doz. Dr." w:date="2023-05-31T12:55:00Z" w:initials="HKPDD">
    <w:p w14:paraId="3AEF204E" w14:textId="77777777" w:rsidR="00E859A1" w:rsidRPr="00DC3802" w:rsidRDefault="00E859A1" w:rsidP="00E859A1">
      <w:pPr>
        <w:pStyle w:val="Kommentartext"/>
        <w:rPr>
          <w:lang w:val="de-DE"/>
        </w:rPr>
      </w:pPr>
      <w:r>
        <w:rPr>
          <w:rStyle w:val="Kommentarzeichen"/>
        </w:rPr>
        <w:annotationRef/>
      </w:r>
      <w:r w:rsidRPr="00DC3802">
        <w:rPr>
          <w:lang w:val="de-DE"/>
        </w:rPr>
        <w:t>Ref 37 saito</w:t>
      </w:r>
    </w:p>
  </w:comment>
  <w:comment w:id="1193" w:author="HÜFNER Katharina,Ass.Prof. Priv. Doz. Dr." w:date="2023-05-31T14:16:00Z" w:initials="HKPDD">
    <w:p w14:paraId="42F5E349" w14:textId="70231712" w:rsidR="00916F81" w:rsidRPr="00FC1CC0" w:rsidRDefault="00916F81">
      <w:pPr>
        <w:pStyle w:val="Kommentartext"/>
        <w:rPr>
          <w:lang w:val="de-DE"/>
        </w:rPr>
      </w:pPr>
      <w:r>
        <w:rPr>
          <w:rStyle w:val="Kommentarzeichen"/>
        </w:rPr>
        <w:annotationRef/>
      </w:r>
      <w:r w:rsidRPr="00FC1CC0">
        <w:rPr>
          <w:lang w:val="de-DE"/>
        </w:rPr>
        <w:t xml:space="preserve">Hier nur </w:t>
      </w:r>
      <w:r w:rsidRPr="00FC1CC0">
        <w:rPr>
          <w:lang w:val="de-DE"/>
        </w:rPr>
        <w:t>ref 11</w:t>
      </w:r>
    </w:p>
  </w:comment>
  <w:comment w:id="1213" w:author="HÜFNER Katharina,Ass.Prof. Priv. Doz. Dr." w:date="2023-05-30T17:45:00Z" w:initials="HKPDD">
    <w:p w14:paraId="4D42C554" w14:textId="1F379049" w:rsidR="00DC3802" w:rsidRPr="00891BCA" w:rsidRDefault="00DC3802">
      <w:pPr>
        <w:pStyle w:val="Kommentartext"/>
        <w:rPr>
          <w:lang w:val="de-DE"/>
        </w:rPr>
      </w:pPr>
      <w:r>
        <w:rPr>
          <w:rStyle w:val="Kommentarzeichen"/>
        </w:rPr>
        <w:annotationRef/>
      </w:r>
      <w:r w:rsidRPr="00891BCA">
        <w:rPr>
          <w:lang w:val="de-DE"/>
        </w:rPr>
        <w:t xml:space="preserve">Nicht mehr als 2 </w:t>
      </w:r>
      <w:r w:rsidRPr="00891BCA">
        <w:rPr>
          <w:lang w:val="de-DE"/>
        </w:rPr>
        <w:t>zitate</w:t>
      </w:r>
      <w:r w:rsidR="00FC1CC0">
        <w:rPr>
          <w:lang w:val="de-DE"/>
        </w:rPr>
        <w:t>, gut ist 6, 23</w:t>
      </w:r>
    </w:p>
  </w:comment>
  <w:comment w:id="1217" w:author="HÜFNER Katharina,Ass.Prof. Priv. Doz. Dr." w:date="2023-05-31T14:20:00Z" w:initials="HKPDD">
    <w:p w14:paraId="52B49D32" w14:textId="411B65A7" w:rsidR="00FC1CC0" w:rsidRPr="00FC1CC0" w:rsidRDefault="00FC1CC0">
      <w:pPr>
        <w:pStyle w:val="Kommentartext"/>
        <w:rPr>
          <w:lang w:val="de-DE"/>
        </w:rPr>
      </w:pPr>
      <w:r>
        <w:rPr>
          <w:rStyle w:val="Kommentarzeichen"/>
        </w:rPr>
        <w:annotationRef/>
      </w:r>
      <w:r>
        <w:rPr>
          <w:lang w:val="de-DE"/>
        </w:rPr>
        <w:t>Zitate weg, hier nur 25</w:t>
      </w:r>
    </w:p>
  </w:comment>
  <w:comment w:id="1221" w:author="HÜFNER Katharina,Ass.Prof. Priv. Doz. Dr." w:date="2023-05-30T17:45:00Z" w:initials="HKPDD">
    <w:p w14:paraId="7583C0E9" w14:textId="2C6AC325" w:rsidR="00DC3802" w:rsidRPr="00517BC9" w:rsidRDefault="00DC3802">
      <w:pPr>
        <w:pStyle w:val="Kommentartext"/>
        <w:rPr>
          <w:lang w:val="de-DE"/>
        </w:rPr>
      </w:pPr>
      <w:r>
        <w:rPr>
          <w:rStyle w:val="Kommentarzeichen"/>
        </w:rPr>
        <w:annotationRef/>
      </w:r>
      <w:r w:rsidRPr="00517BC9">
        <w:rPr>
          <w:lang w:val="de-DE"/>
        </w:rPr>
        <w:t xml:space="preserve">Zu viele </w:t>
      </w:r>
      <w:r w:rsidRPr="00517BC9">
        <w:rPr>
          <w:lang w:val="de-DE"/>
        </w:rPr>
        <w:t>zitate</w:t>
      </w:r>
      <w:r w:rsidR="00FC1CC0">
        <w:rPr>
          <w:lang w:val="de-DE"/>
        </w:rPr>
        <w:t>, hier vielleicht 6, 16, 25. 70</w:t>
      </w:r>
    </w:p>
  </w:comment>
  <w:comment w:id="1322" w:author="Katharina Huefner" w:date="2023-05-31T21:39:00Z" w:initials="KH">
    <w:p w14:paraId="4832A178" w14:textId="77777777" w:rsidR="00296CEB" w:rsidRDefault="00296CEB" w:rsidP="00321510">
      <w:pPr>
        <w:pStyle w:val="Kommentartext"/>
      </w:pPr>
      <w:r>
        <w:rPr>
          <w:rStyle w:val="Kommentarzeichen"/>
        </w:rPr>
        <w:annotationRef/>
      </w:r>
      <w:r>
        <w:rPr>
          <w:color w:val="212121"/>
          <w:highlight w:val="white"/>
        </w:rPr>
        <w:t>doi: </w:t>
      </w:r>
      <w:hyperlink r:id="rId9" w:history="1">
        <w:r w:rsidRPr="00321510">
          <w:rPr>
            <w:rStyle w:val="Hyperlink"/>
          </w:rPr>
          <w:t>10.1017/S0033291717000745</w:t>
        </w:r>
      </w:hyperlink>
      <w:r>
        <w:t xml:space="preserve"> </w:t>
      </w:r>
    </w:p>
  </w:comment>
  <w:comment w:id="1350" w:author="HÜFNER Katharina,Ass.Prof. Priv. Doz. Dr." w:date="2023-05-30T17:18:00Z" w:initials="HKPDD">
    <w:p w14:paraId="486BC788" w14:textId="274C1E4B" w:rsidR="00DC3802" w:rsidRPr="00517BC9" w:rsidRDefault="00DC3802">
      <w:pPr>
        <w:pStyle w:val="Kommentartext"/>
        <w:rPr>
          <w:lang w:val="de-DE"/>
        </w:rPr>
      </w:pPr>
      <w:r>
        <w:rPr>
          <w:rStyle w:val="Kommentarzeichen"/>
        </w:rPr>
        <w:annotationRef/>
      </w:r>
      <w:hyperlink r:id="rId10" w:tgtFrame="_blank" w:tooltip="Persistent link using digital object identifier" w:history="1">
        <w:r w:rsidRPr="00517BC9">
          <w:rPr>
            <w:rStyle w:val="anchor-text"/>
            <w:rFonts w:ascii="Arial" w:hAnsi="Arial" w:cs="Arial"/>
            <w:color w:val="007398"/>
            <w:sz w:val="21"/>
            <w:szCs w:val="21"/>
            <w:lang w:val="de-DE"/>
          </w:rPr>
          <w:t>https://doi.org/10.1016/j.neubiorev.2018.05.031</w:t>
        </w:r>
      </w:hyperlink>
    </w:p>
  </w:comment>
  <w:comment w:id="1403" w:author="HÜFNER Katharina,Ass.Prof. Priv. Doz. Dr." w:date="2023-05-31T14:40:00Z" w:initials="HKPDD">
    <w:p w14:paraId="0EA5ABAE" w14:textId="62DA141F" w:rsidR="0058517D" w:rsidRPr="0058517D" w:rsidRDefault="0058517D">
      <w:pPr>
        <w:pStyle w:val="Kommentartext"/>
        <w:rPr>
          <w:lang w:val="de-DE"/>
        </w:rPr>
      </w:pPr>
      <w:r>
        <w:rPr>
          <w:rStyle w:val="Kommentarzeichen"/>
        </w:rPr>
        <w:annotationRef/>
      </w:r>
      <w:r w:rsidRPr="0058517D">
        <w:rPr>
          <w:lang w:val="de-DE"/>
        </w:rPr>
        <w:t xml:space="preserve">35 hier raus, </w:t>
      </w:r>
      <w:r>
        <w:rPr>
          <w:lang w:val="de-DE"/>
        </w:rPr>
        <w:t>ebenso 40</w:t>
      </w:r>
    </w:p>
  </w:comment>
  <w:comment w:id="1407" w:author="HÜFNER Katharina,Ass.Prof. Priv. Doz. Dr." w:date="2023-05-31T10:23:00Z" w:initials="HKPDD">
    <w:p w14:paraId="1F6A6D2D" w14:textId="77777777" w:rsidR="0058517D" w:rsidRPr="00016944" w:rsidRDefault="0058517D" w:rsidP="0058517D">
      <w:pPr>
        <w:pStyle w:val="Kommentartext"/>
        <w:rPr>
          <w:lang w:val="de-DE"/>
        </w:rPr>
      </w:pPr>
      <w:r>
        <w:rPr>
          <w:rStyle w:val="Kommentarzeichen"/>
        </w:rPr>
        <w:annotationRef/>
      </w:r>
      <w:r w:rsidRPr="00016944">
        <w:rPr>
          <w:lang w:val="de-DE"/>
        </w:rPr>
        <w:t xml:space="preserve">Lynn </w:t>
      </w:r>
      <w:r w:rsidRPr="00016944">
        <w:rPr>
          <w:lang w:val="de-DE"/>
        </w:rPr>
        <w:t>Matits, Moritz Munk, Daniel Alexander Bizjak, Iris-Tatjana Kolassa, Sarah Karrasch, Shirin Vollrath, Achim Jerg, Jürgen Michael Steinacker,</w:t>
      </w:r>
    </w:p>
    <w:p w14:paraId="50EB1B4F" w14:textId="77777777" w:rsidR="0058517D" w:rsidRDefault="0058517D" w:rsidP="0058517D">
      <w:pPr>
        <w:pStyle w:val="Kommentartext"/>
      </w:pPr>
      <w:r>
        <w:t>Inflammation and severity of depressive symptoms in physically active individuals after COVID-19 – An exploratory immunopsychological study investigating the effect of inflammation on depressive symptom severity,</w:t>
      </w:r>
    </w:p>
    <w:p w14:paraId="668375DF" w14:textId="77777777" w:rsidR="0058517D" w:rsidRDefault="0058517D" w:rsidP="0058517D">
      <w:pPr>
        <w:pStyle w:val="Kommentartext"/>
      </w:pPr>
      <w:r>
        <w:t>Brain, Behavior, &amp; Immunity - Health,</w:t>
      </w:r>
    </w:p>
    <w:p w14:paraId="5C4DD37C" w14:textId="77777777" w:rsidR="0058517D" w:rsidRDefault="0058517D" w:rsidP="0058517D">
      <w:pPr>
        <w:pStyle w:val="Kommentartext"/>
      </w:pPr>
      <w:r>
        <w:t>Volume 30,</w:t>
      </w:r>
    </w:p>
    <w:p w14:paraId="30B73655" w14:textId="77777777" w:rsidR="0058517D" w:rsidRDefault="0058517D" w:rsidP="0058517D">
      <w:pPr>
        <w:pStyle w:val="Kommentartext"/>
      </w:pPr>
      <w:r>
        <w:t>2023,</w:t>
      </w:r>
    </w:p>
    <w:p w14:paraId="7FAC1F23" w14:textId="77777777" w:rsidR="0058517D" w:rsidRDefault="0058517D" w:rsidP="0058517D">
      <w:pPr>
        <w:pStyle w:val="Kommentartext"/>
      </w:pPr>
      <w:r>
        <w:t>100614,</w:t>
      </w:r>
    </w:p>
    <w:p w14:paraId="09336DC4" w14:textId="77777777" w:rsidR="0058517D" w:rsidRDefault="0058517D" w:rsidP="0058517D">
      <w:pPr>
        <w:pStyle w:val="Kommentartext"/>
      </w:pPr>
      <w:r>
        <w:t>ISSN 2666-3546,</w:t>
      </w:r>
    </w:p>
    <w:p w14:paraId="1506A8FC" w14:textId="77777777" w:rsidR="0058517D" w:rsidRDefault="0058517D" w:rsidP="0058517D">
      <w:pPr>
        <w:pStyle w:val="Kommentartext"/>
      </w:pPr>
      <w:r>
        <w:t>https://doi.org/10.1016/j.bbih.2023.100614.</w:t>
      </w:r>
    </w:p>
    <w:p w14:paraId="3B8D888A" w14:textId="77777777" w:rsidR="0058517D" w:rsidRDefault="0058517D" w:rsidP="0058517D">
      <w:pPr>
        <w:pStyle w:val="Kommentartext"/>
      </w:pPr>
      <w:r>
        <w:t>(https://www.sciencedirect.com/science/article/pii/S2666354623000285)</w:t>
      </w:r>
    </w:p>
  </w:comment>
  <w:comment w:id="1424" w:author="HÜFNER Katharina,Ass.Prof. Priv. Doz. Dr." w:date="2023-05-30T17:45:00Z" w:initials="HKPDD">
    <w:p w14:paraId="18274BA8" w14:textId="77777777" w:rsidR="00AA3362" w:rsidRPr="00891BCA" w:rsidRDefault="00AA3362" w:rsidP="00AA3362">
      <w:pPr>
        <w:pStyle w:val="Kommentartext"/>
        <w:rPr>
          <w:lang w:val="de-DE"/>
        </w:rPr>
      </w:pPr>
      <w:r>
        <w:rPr>
          <w:rStyle w:val="Kommentarzeichen"/>
        </w:rPr>
        <w:annotationRef/>
      </w:r>
      <w:r w:rsidRPr="00891BCA">
        <w:rPr>
          <w:lang w:val="de-DE"/>
        </w:rPr>
        <w:t>Nicht mehr als 2 zitate</w:t>
      </w:r>
      <w:r>
        <w:rPr>
          <w:lang w:val="de-DE"/>
        </w:rPr>
        <w:t>, gut ist 6, 23</w:t>
      </w:r>
    </w:p>
  </w:comment>
  <w:comment w:id="1425" w:author="HÜFNER Katharina,Ass.Prof. Priv. Doz. Dr." w:date="2023-05-31T14:20:00Z" w:initials="HKPDD">
    <w:p w14:paraId="368E267A" w14:textId="77777777" w:rsidR="00AA3362" w:rsidRPr="00FC1CC0" w:rsidRDefault="00AA3362" w:rsidP="00AA3362">
      <w:pPr>
        <w:pStyle w:val="Kommentartext"/>
        <w:rPr>
          <w:lang w:val="de-DE"/>
        </w:rPr>
      </w:pPr>
      <w:r>
        <w:rPr>
          <w:rStyle w:val="Kommentarzeichen"/>
        </w:rPr>
        <w:annotationRef/>
      </w:r>
      <w:r>
        <w:rPr>
          <w:lang w:val="de-DE"/>
        </w:rPr>
        <w:t>Zitate weg, hier nur 25</w:t>
      </w:r>
    </w:p>
  </w:comment>
  <w:comment w:id="1442" w:author="HÜFNER Katharina,Ass.Prof. Priv. Doz. Dr." w:date="2023-05-30T17:45:00Z" w:initials="HKPDD">
    <w:p w14:paraId="45771D54" w14:textId="77777777" w:rsidR="00A8570B" w:rsidRPr="00891BCA" w:rsidRDefault="00A8570B" w:rsidP="00A8570B">
      <w:pPr>
        <w:pStyle w:val="Kommentartext"/>
        <w:rPr>
          <w:lang w:val="de-DE"/>
        </w:rPr>
      </w:pPr>
      <w:r>
        <w:rPr>
          <w:rStyle w:val="Kommentarzeichen"/>
        </w:rPr>
        <w:annotationRef/>
      </w:r>
      <w:r w:rsidRPr="00891BCA">
        <w:rPr>
          <w:lang w:val="de-DE"/>
        </w:rPr>
        <w:t>Nicht mehr als 2 zitate</w:t>
      </w:r>
      <w:r>
        <w:rPr>
          <w:lang w:val="de-DE"/>
        </w:rPr>
        <w:t>, gut ist 6, 23</w:t>
      </w:r>
    </w:p>
  </w:comment>
  <w:comment w:id="1443" w:author="HÜFNER Katharina,Ass.Prof. Priv. Doz. Dr." w:date="2023-05-31T14:20:00Z" w:initials="HKPDD">
    <w:p w14:paraId="05ACF23E" w14:textId="77777777" w:rsidR="00A8570B" w:rsidRPr="00FC1CC0" w:rsidRDefault="00A8570B" w:rsidP="00A8570B">
      <w:pPr>
        <w:pStyle w:val="Kommentartext"/>
        <w:rPr>
          <w:lang w:val="de-DE"/>
        </w:rPr>
      </w:pPr>
      <w:r>
        <w:rPr>
          <w:rStyle w:val="Kommentarzeichen"/>
        </w:rPr>
        <w:annotationRef/>
      </w:r>
      <w:r>
        <w:rPr>
          <w:lang w:val="de-DE"/>
        </w:rPr>
        <w:t>Zitate weg, hier nur 25</w:t>
      </w:r>
    </w:p>
  </w:comment>
  <w:comment w:id="1444" w:author="HÜFNER Katharina,Ass.Prof. Priv. Doz. Dr." w:date="2023-05-30T17:45:00Z" w:initials="HKPDD">
    <w:p w14:paraId="56D5D604" w14:textId="77777777" w:rsidR="00A8570B" w:rsidRPr="00A8570B" w:rsidRDefault="00A8570B" w:rsidP="00A8570B">
      <w:pPr>
        <w:pStyle w:val="Kommentartext"/>
        <w:rPr>
          <w:lang w:val="en-GB"/>
        </w:rPr>
      </w:pPr>
      <w:r>
        <w:rPr>
          <w:rStyle w:val="Kommentarzeichen"/>
        </w:rPr>
        <w:annotationRef/>
      </w:r>
      <w:r w:rsidRPr="00517BC9">
        <w:rPr>
          <w:lang w:val="de-DE"/>
        </w:rPr>
        <w:t xml:space="preserve">Zu viele </w:t>
      </w:r>
      <w:r w:rsidRPr="00517BC9">
        <w:rPr>
          <w:lang w:val="de-DE"/>
        </w:rPr>
        <w:t>zitate</w:t>
      </w:r>
      <w:r>
        <w:rPr>
          <w:lang w:val="de-DE"/>
        </w:rPr>
        <w:t xml:space="preserve">, hier vielleicht 6, 16, 25. </w:t>
      </w:r>
      <w:r w:rsidRPr="00A8570B">
        <w:rPr>
          <w:lang w:val="en-GB"/>
        </w:rPr>
        <w:t>70</w:t>
      </w:r>
    </w:p>
  </w:comment>
  <w:comment w:id="1471" w:author="HÜFNER Katharina,Ass.Prof. Priv. Doz. Dr." w:date="2023-05-30T17:45:00Z" w:initials="HKPDD">
    <w:p w14:paraId="4F381440" w14:textId="77777777" w:rsidR="00EC237C" w:rsidRPr="00A8570B" w:rsidRDefault="00EC237C" w:rsidP="00EC237C">
      <w:pPr>
        <w:pStyle w:val="Kommentartext"/>
        <w:rPr>
          <w:lang w:val="en-GB"/>
        </w:rPr>
      </w:pPr>
      <w:r>
        <w:rPr>
          <w:rStyle w:val="Kommentarzeichen"/>
        </w:rPr>
        <w:annotationRef/>
      </w:r>
      <w:r w:rsidRPr="00517BC9">
        <w:rPr>
          <w:lang w:val="de-DE"/>
        </w:rPr>
        <w:t>Zu viele zitate</w:t>
      </w:r>
      <w:r>
        <w:rPr>
          <w:lang w:val="de-DE"/>
        </w:rPr>
        <w:t xml:space="preserve">, hier vielleicht 6, 16, 25. </w:t>
      </w:r>
      <w:r w:rsidRPr="00A8570B">
        <w:rPr>
          <w:lang w:val="en-GB"/>
        </w:rPr>
        <w:t>70</w:t>
      </w:r>
    </w:p>
  </w:comment>
  <w:comment w:id="1509" w:author="Katharina Huefner" w:date="2023-05-31T22:38:00Z" w:initials="KH">
    <w:p w14:paraId="69C41CCC" w14:textId="77777777" w:rsidR="006D42C1" w:rsidRDefault="006D42C1" w:rsidP="00B147B1">
      <w:pPr>
        <w:pStyle w:val="Kommentartext"/>
      </w:pPr>
      <w:r>
        <w:rPr>
          <w:rStyle w:val="Kommentarzeichen"/>
        </w:rPr>
        <w:annotationRef/>
      </w:r>
      <w:r>
        <w:rPr>
          <w:color w:val="333333"/>
        </w:rPr>
        <w:t>Kim Y-K, Won E (2017) The influence of stress on neuroinflammation and alterations in brain structure and function in major depressive disorder. Behav Brain Res 329:6–11. </w:t>
      </w:r>
      <w:hyperlink r:id="rId11" w:history="1">
        <w:r w:rsidRPr="00B147B1">
          <w:rPr>
            <w:rStyle w:val="Hyperlink"/>
          </w:rPr>
          <w:t>https://doi.org/10.1016/j.bbr.2017.04.020</w:t>
        </w:r>
      </w:hyperlink>
    </w:p>
  </w:comment>
  <w:comment w:id="1521" w:author="HÜFNER Katharina,Ass.Prof. Priv. Doz. Dr." w:date="2023-05-31T12:43:00Z" w:initials="HKPDD">
    <w:p w14:paraId="403BA326" w14:textId="77777777" w:rsidR="006416C1" w:rsidRDefault="006416C1" w:rsidP="006416C1">
      <w:pPr>
        <w:pStyle w:val="Textkrper"/>
      </w:pPr>
      <w:r>
        <w:rPr>
          <w:rStyle w:val="Kommentarzeichen"/>
        </w:rPr>
        <w:annotationRef/>
      </w:r>
      <w:r>
        <w:rPr>
          <w:rFonts w:ascii="Segoe UI" w:hAnsi="Segoe UI" w:cs="Segoe UI"/>
          <w:color w:val="333333"/>
          <w:shd w:val="clear" w:color="auto" w:fill="FCFCFC"/>
        </w:rPr>
        <w:t>Alzahrani AS, Mukhtar N, Aljomaiah A, Aljamei H, Bakhsh A, Alsudani N, Elsayed T, Alrashidi N, Fadel R, Alqahtani E, Raef H, Butt MI, Sulaiman O (2021) The impact of COVID-19 viral infection on the hypothalamic-pituitary-adrenal axis. Endocr Pract 27:83–89. </w:t>
      </w:r>
      <w:hyperlink r:id="rId12" w:history="1">
        <w:r>
          <w:rPr>
            <w:rStyle w:val="Hyperlink"/>
            <w:rFonts w:ascii="Segoe UI" w:hAnsi="Segoe UI" w:cs="Segoe UI"/>
            <w:color w:val="004B83"/>
            <w:shd w:val="clear" w:color="auto" w:fill="FCFCFC"/>
          </w:rPr>
          <w:t>https://doi.org/10.1016/j.eprac.2020.10.014</w:t>
        </w:r>
      </w:hyperlink>
    </w:p>
    <w:p w14:paraId="4AEECFAE" w14:textId="77777777" w:rsidR="006416C1" w:rsidRDefault="006416C1" w:rsidP="006416C1">
      <w:pPr>
        <w:pStyle w:val="Kommentartext"/>
      </w:pPr>
    </w:p>
  </w:comment>
  <w:comment w:id="1522" w:author="Katharina Huefner" w:date="2023-05-31T22:52:00Z" w:initials="KH">
    <w:p w14:paraId="3247C519" w14:textId="77777777" w:rsidR="0050523D" w:rsidRDefault="0050523D" w:rsidP="00A247A5">
      <w:pPr>
        <w:pStyle w:val="Kommentartext"/>
        <w:numPr>
          <w:ilvl w:val="0"/>
          <w:numId w:val="3"/>
        </w:numPr>
        <w:ind w:left="360"/>
      </w:pPr>
      <w:r>
        <w:rPr>
          <w:rStyle w:val="Kommentarzeichen"/>
        </w:rPr>
        <w:annotationRef/>
      </w:r>
      <w:r>
        <w:rPr>
          <w:color w:val="212121"/>
          <w:highlight w:val="white"/>
        </w:rPr>
        <w:t>DOI: </w:t>
      </w:r>
      <w:hyperlink r:id="rId13" w:history="1">
        <w:r w:rsidRPr="00A247A5">
          <w:rPr>
            <w:rStyle w:val="Hyperlink"/>
            <w:highlight w:val="white"/>
          </w:rPr>
          <w:t>10.1016/s0306-4530(99)00035-9</w:t>
        </w:r>
      </w:hyperlink>
    </w:p>
  </w:comment>
  <w:comment w:id="1570" w:author="HÜFNER Katharina,Ass.Prof. Priv. Doz. Dr." w:date="2023-05-31T12:43:00Z" w:initials="HKPDD">
    <w:p w14:paraId="76A82162" w14:textId="21FD6399" w:rsidR="00DC3802" w:rsidRDefault="00DC3802" w:rsidP="00684880">
      <w:pPr>
        <w:pStyle w:val="Textkrper"/>
      </w:pPr>
      <w:r>
        <w:rPr>
          <w:rStyle w:val="Kommentarzeichen"/>
        </w:rPr>
        <w:annotationRef/>
      </w:r>
      <w:r>
        <w:rPr>
          <w:rFonts w:ascii="Segoe UI" w:hAnsi="Segoe UI" w:cs="Segoe UI"/>
          <w:color w:val="333333"/>
          <w:shd w:val="clear" w:color="auto" w:fill="FCFCFC"/>
        </w:rPr>
        <w:t>Alzahrani AS, Mukhtar N, Aljomaiah A, Aljamei H, Bakhsh A, Alsudani N, Elsayed T, Alrashidi N, Fadel R, Alqahtani E, Raef H, Butt MI, Sulaiman O (2021) The impact of COVID-19 viral infection on the hypothalamic-pituitary-adrenal axis. Endocr Pract 27:83–89. </w:t>
      </w:r>
      <w:hyperlink r:id="rId14" w:history="1">
        <w:r>
          <w:rPr>
            <w:rStyle w:val="Hyperlink"/>
            <w:rFonts w:ascii="Segoe UI" w:hAnsi="Segoe UI" w:cs="Segoe UI"/>
            <w:color w:val="004B83"/>
            <w:shd w:val="clear" w:color="auto" w:fill="FCFCFC"/>
          </w:rPr>
          <w:t>https://doi.org/10.1016/j.eprac.2020.10.014</w:t>
        </w:r>
      </w:hyperlink>
    </w:p>
    <w:p w14:paraId="6952FDE6" w14:textId="2FE358F7" w:rsidR="00DC3802" w:rsidRDefault="00DC3802">
      <w:pPr>
        <w:pStyle w:val="Kommentartext"/>
      </w:pPr>
    </w:p>
  </w:comment>
  <w:comment w:id="1577" w:author="HÜFNER Katharina,Ass.Prof. Priv. Doz. Dr." w:date="2023-05-30T17:34:00Z" w:initials="HKPDD">
    <w:p w14:paraId="6963BC8C" w14:textId="35EC7031" w:rsidR="00DC3802" w:rsidRDefault="00DC3802">
      <w:pPr>
        <w:pStyle w:val="Kommentartext"/>
      </w:pPr>
      <w:r>
        <w:rPr>
          <w:rStyle w:val="Kommentarzeichen"/>
        </w:rPr>
        <w:annotationRef/>
      </w:r>
      <w:r>
        <w:t>anpassen</w:t>
      </w:r>
    </w:p>
  </w:comment>
  <w:comment w:id="1675" w:author="Katharina Huefner" w:date="2023-05-31T23:29:00Z" w:initials="KH">
    <w:p w14:paraId="2FB3AC5E" w14:textId="77777777" w:rsidR="00284962" w:rsidRDefault="00284962" w:rsidP="00550EED">
      <w:pPr>
        <w:pStyle w:val="Kommentartext"/>
      </w:pPr>
      <w:r>
        <w:rPr>
          <w:rStyle w:val="Kommentarzeichen"/>
        </w:rPr>
        <w:annotationRef/>
      </w:r>
      <w:r>
        <w:rPr>
          <w:color w:val="212121"/>
          <w:highlight w:val="white"/>
        </w:rPr>
        <w:t>Paul ER, Schwieler L, Erhardt S, Boda S, Trepci A, Kämpe R, Asratian A, Holm L, Yngve A, Dantzer R, Heilig M, Hamilton JP, Samuelsson M. Peripheral and central kynurenine pathway abnormalities in major depression. Brain Behav Immun. 2022 Mar;101:136-145. doi: 10.1016/j.bbi.2022.01.002. Epub 2022 Jan 6. PMID: 34999196; PMCID: PMC9045681.</w:t>
      </w:r>
      <w:r>
        <w:t xml:space="preserve"> </w:t>
      </w:r>
    </w:p>
  </w:comment>
  <w:comment w:id="1763" w:author="HÜFNER Katharina,Assoz. Prof. Priv.Doz. Dr." w:date="2023-05-28T21:04:00Z" w:initials="HKPPD">
    <w:p w14:paraId="7A648D46" w14:textId="4896CE40" w:rsidR="00DC3802" w:rsidRDefault="00DC3802">
      <w:pPr>
        <w:pStyle w:val="Kommentartext"/>
      </w:pPr>
      <w:r>
        <w:rPr>
          <w:rStyle w:val="Kommentarzeichen"/>
        </w:rPr>
        <w:annotationRef/>
      </w:r>
      <w:r>
        <w:t>SIMMUN:</w:t>
      </w:r>
    </w:p>
    <w:p w14:paraId="46D3882C" w14:textId="31A90666" w:rsidR="00DC3802" w:rsidRDefault="00DC3802">
      <w:pPr>
        <w:pStyle w:val="Kommentartext"/>
      </w:pPr>
      <w:r>
        <w:t>Status post SARS-CoV-2 infection</w:t>
      </w:r>
    </w:p>
    <w:p w14:paraId="7B7E25CC" w14:textId="77777777" w:rsidR="00DC3802" w:rsidRDefault="00DC3802">
      <w:pPr>
        <w:pStyle w:val="Kommentartext"/>
      </w:pPr>
      <w:r>
        <w:t>Body mass index</w:t>
      </w:r>
    </w:p>
    <w:p w14:paraId="57E4B8CD" w14:textId="77777777" w:rsidR="00DC3802" w:rsidRDefault="00DC3802">
      <w:pPr>
        <w:pStyle w:val="Kommentartext"/>
      </w:pPr>
      <w:r>
        <w:t>Mental disorders instead of psychiatric disorders</w:t>
      </w:r>
    </w:p>
    <w:p w14:paraId="33E8C8C8" w14:textId="77777777" w:rsidR="00DC3802" w:rsidRPr="00016944" w:rsidRDefault="00DC3802">
      <w:pPr>
        <w:pStyle w:val="Kommentartext"/>
        <w:rPr>
          <w:lang w:val="de-DE"/>
        </w:rPr>
      </w:pPr>
      <w:r w:rsidRPr="00016944">
        <w:rPr>
          <w:lang w:val="de-DE"/>
        </w:rPr>
        <w:t>Hinter serum markers of inflammation bei SIMMUN (neopterin, NLR)</w:t>
      </w:r>
    </w:p>
    <w:p w14:paraId="30902F06" w14:textId="77777777" w:rsidR="00DC3802" w:rsidRDefault="00DC3802">
      <w:pPr>
        <w:pStyle w:val="Kommentartext"/>
      </w:pPr>
      <w:r>
        <w:t>Psychometric variables instead of psychometry</w:t>
      </w:r>
    </w:p>
    <w:p w14:paraId="7D49FEFF" w14:textId="77777777" w:rsidR="00DC3802" w:rsidRDefault="00DC3802">
      <w:pPr>
        <w:pStyle w:val="Kommentartext"/>
      </w:pPr>
    </w:p>
    <w:p w14:paraId="5F7D1732" w14:textId="77777777" w:rsidR="00DC3802" w:rsidRDefault="00DC3802">
      <w:pPr>
        <w:pStyle w:val="Kommentartext"/>
      </w:pPr>
      <w:r>
        <w:t>Excluded due to missing values</w:t>
      </w:r>
    </w:p>
    <w:p w14:paraId="726B0F44" w14:textId="77777777" w:rsidR="00DC3802" w:rsidRDefault="00DC3802">
      <w:pPr>
        <w:pStyle w:val="Kommentartext"/>
      </w:pPr>
    </w:p>
    <w:p w14:paraId="329A153A" w14:textId="77777777" w:rsidR="00DC3802" w:rsidRDefault="00DC3802">
      <w:pPr>
        <w:pStyle w:val="Kommentartext"/>
      </w:pPr>
    </w:p>
    <w:p w14:paraId="1AA3235F" w14:textId="77777777" w:rsidR="00DC3802" w:rsidRDefault="00DC3802">
      <w:pPr>
        <w:pStyle w:val="Kommentartext"/>
      </w:pPr>
      <w:r>
        <w:t>INCOV:SARS-CoV-2 infected</w:t>
      </w:r>
    </w:p>
    <w:p w14:paraId="01557EA8" w14:textId="77777777" w:rsidR="00DC3802" w:rsidRDefault="00DC3802">
      <w:pPr>
        <w:pStyle w:val="Kommentartext"/>
      </w:pPr>
      <w:r>
        <w:t>Statt metabolites and cytokines determined during acute-…….. longitudinal design with assessement during acute…… metabolites and cytokines im 2. Kästchen raus</w:t>
      </w:r>
    </w:p>
    <w:p w14:paraId="7F1C3965" w14:textId="779956A7" w:rsidR="00DC3802" w:rsidRDefault="00DC3802">
      <w:pPr>
        <w:pStyle w:val="Kommentartext"/>
      </w:pPr>
      <w:r>
        <w:t>Explanatory variables plasma levels of the kynurenine pathway affecting also TRP and the catecholmine pathway</w:t>
      </w:r>
    </w:p>
    <w:p w14:paraId="7682D779" w14:textId="2F20B6BE" w:rsidR="00DC3802" w:rsidRDefault="00DC3802">
      <w:pPr>
        <w:pStyle w:val="Kommentartext"/>
      </w:pPr>
      <w:r>
        <w:t>Im dritten schwarzen kästchen: Effect of SARS-CoV-2 infection status, inflammation, neurotransmitter precursor aminao acids and associated metabolies on levels of…..</w:t>
      </w:r>
    </w:p>
  </w:comment>
  <w:comment w:id="1764" w:author="HÜFNER Katharina,Assoz. Prof. Priv.Doz. Dr." w:date="2023-05-28T21:36:00Z" w:initials="HKPPD">
    <w:p w14:paraId="1587BD27" w14:textId="1044355A" w:rsidR="00DC3802" w:rsidRPr="00016944" w:rsidRDefault="00DC3802">
      <w:pPr>
        <w:pStyle w:val="Kommentartext"/>
        <w:rPr>
          <w:lang w:val="de-DE"/>
        </w:rPr>
      </w:pPr>
      <w:r>
        <w:rPr>
          <w:rStyle w:val="Kommentarzeichen"/>
        </w:rPr>
        <w:annotationRef/>
      </w:r>
      <w:r w:rsidRPr="00016944">
        <w:rPr>
          <w:lang w:val="de-DE"/>
        </w:rPr>
        <w:t xml:space="preserve">Ich würde die </w:t>
      </w:r>
      <w:r w:rsidRPr="00016944">
        <w:rPr>
          <w:lang w:val="de-DE"/>
        </w:rPr>
        <w:t>figure 1 aus dem alten manuscript mit den verschiedenen pathways hier auch wieder al seine figure hinzutun, ich habe ein paar adaptierungen daran vorgenommen und schick sie nochmals seperat</w:t>
      </w:r>
    </w:p>
  </w:comment>
  <w:comment w:id="1770" w:author="HÜFNER Katharina,Assoz. Prof. Priv.Doz. Dr." w:date="2023-05-28T21:15:00Z" w:initials="HKPPD">
    <w:p w14:paraId="315A05FF" w14:textId="489EE147" w:rsidR="00DC3802" w:rsidRPr="00016944" w:rsidRDefault="00DC3802">
      <w:pPr>
        <w:pStyle w:val="Kommentartext"/>
        <w:rPr>
          <w:lang w:val="de-DE"/>
        </w:rPr>
      </w:pPr>
      <w:r>
        <w:rPr>
          <w:rStyle w:val="Kommentarzeichen"/>
        </w:rPr>
        <w:annotationRef/>
      </w:r>
      <w:r w:rsidRPr="00016944">
        <w:rPr>
          <w:lang w:val="de-DE"/>
        </w:rPr>
        <w:t xml:space="preserve">Nicht </w:t>
      </w:r>
      <w:r w:rsidRPr="00016944">
        <w:rPr>
          <w:lang w:val="de-DE"/>
        </w:rPr>
        <w:t>quinolinic acid??!?</w:t>
      </w:r>
    </w:p>
  </w:comment>
  <w:comment w:id="1771" w:author="HÜFNER Katharina,Assoz. Prof. Priv.Doz. Dr." w:date="2023-05-28T21:15:00Z" w:initials="HKPPD">
    <w:p w14:paraId="399CC482" w14:textId="32C97CC0" w:rsidR="00DC3802" w:rsidRPr="00016944" w:rsidRDefault="00DC3802">
      <w:pPr>
        <w:pStyle w:val="Kommentartext"/>
        <w:rPr>
          <w:lang w:val="de-DE"/>
        </w:rPr>
      </w:pPr>
      <w:r>
        <w:rPr>
          <w:rStyle w:val="Kommentarzeichen"/>
        </w:rPr>
        <w:annotationRef/>
      </w:r>
      <w:r w:rsidRPr="00016944">
        <w:rPr>
          <w:lang w:val="de-DE"/>
        </w:rPr>
        <w:t xml:space="preserve">Hier verstehe ich nicht wieso bei der INCVO alle </w:t>
      </w:r>
      <w:r w:rsidRPr="00016944">
        <w:rPr>
          <w:lang w:val="de-DE"/>
        </w:rPr>
        <w:t>parameter auch die nicht significanten aufscheinen, hier nur die significanten?</w:t>
      </w:r>
    </w:p>
  </w:comment>
  <w:comment w:id="1782" w:author="HÜFNER Katharina,Assoz. Prof. Priv.Doz. Dr." w:date="2023-05-28T21:25:00Z" w:initials="HKPPD">
    <w:p w14:paraId="444D6716" w14:textId="1CD3F0B9" w:rsidR="00DC3802" w:rsidRPr="00016944" w:rsidRDefault="00DC3802">
      <w:pPr>
        <w:pStyle w:val="Kommentartext"/>
        <w:rPr>
          <w:lang w:val="de-DE"/>
        </w:rPr>
      </w:pPr>
      <w:r>
        <w:rPr>
          <w:rStyle w:val="Kommentarzeichen"/>
        </w:rPr>
        <w:annotationRef/>
      </w:r>
      <w:r w:rsidRPr="00016944">
        <w:rPr>
          <w:lang w:val="de-DE"/>
        </w:rPr>
        <w:t xml:space="preserve">Bei SIMMUN nur </w:t>
      </w:r>
      <w:r w:rsidRPr="00016944">
        <w:rPr>
          <w:lang w:val="de-DE"/>
        </w:rPr>
        <w:t>significante?</w:t>
      </w:r>
    </w:p>
  </w:comment>
  <w:comment w:id="1783" w:author="HÜFNER Katharina,Assoz. Prof. Priv.Doz. Dr." w:date="2023-05-28T21:23:00Z" w:initials="HKPPD">
    <w:p w14:paraId="49183360" w14:textId="7059BB03" w:rsidR="00DC3802" w:rsidRPr="00016944" w:rsidRDefault="00DC3802">
      <w:pPr>
        <w:pStyle w:val="Kommentartext"/>
        <w:rPr>
          <w:lang w:val="de-DE"/>
        </w:rPr>
      </w:pPr>
      <w:r>
        <w:rPr>
          <w:rStyle w:val="Kommentarzeichen"/>
        </w:rPr>
        <w:annotationRef/>
      </w:r>
      <w:r w:rsidRPr="00016944">
        <w:rPr>
          <w:lang w:val="de-DE"/>
        </w:rPr>
        <w:t>Dopamein sulfate</w:t>
      </w:r>
    </w:p>
  </w:comment>
  <w:comment w:id="1792" w:author="HÜFNER Katharina,Assoz. Prof. Priv.Doz. Dr." w:date="2023-05-28T21:30:00Z" w:initials="HKPPD">
    <w:p w14:paraId="07530312" w14:textId="77777777" w:rsidR="00DC3802" w:rsidRPr="00016944" w:rsidRDefault="00DC3802">
      <w:pPr>
        <w:pStyle w:val="Kommentartext"/>
        <w:rPr>
          <w:lang w:val="de-DE"/>
        </w:rPr>
      </w:pPr>
      <w:r>
        <w:rPr>
          <w:rStyle w:val="Kommentarzeichen"/>
        </w:rPr>
        <w:annotationRef/>
      </w:r>
      <w:r w:rsidRPr="00016944">
        <w:rPr>
          <w:lang w:val="de-DE"/>
        </w:rPr>
        <w:t xml:space="preserve">Braucht es wirklich die rechte und die linke </w:t>
      </w:r>
      <w:r w:rsidRPr="00016944">
        <w:rPr>
          <w:lang w:val="de-DE"/>
        </w:rPr>
        <w:t>spalte? Gleiche aussage?</w:t>
      </w:r>
    </w:p>
    <w:p w14:paraId="03A116C9" w14:textId="77777777" w:rsidR="00DC3802" w:rsidRPr="00016944" w:rsidRDefault="00DC3802">
      <w:pPr>
        <w:pStyle w:val="Kommentartext"/>
        <w:rPr>
          <w:lang w:val="de-DE"/>
        </w:rPr>
      </w:pPr>
      <w:r w:rsidRPr="00016944">
        <w:rPr>
          <w:lang w:val="de-DE"/>
        </w:rPr>
        <w:t>Bei SARS-CoV-2 immer infection anfügen</w:t>
      </w:r>
    </w:p>
    <w:p w14:paraId="34930B84" w14:textId="77777777" w:rsidR="00DC3802" w:rsidRDefault="00DC3802">
      <w:pPr>
        <w:pStyle w:val="Kommentartext"/>
      </w:pPr>
      <w:r>
        <w:t>Bei B überschrift Kynurenin pathway and associated metabolites TRP and 5-HT</w:t>
      </w:r>
    </w:p>
    <w:p w14:paraId="20B30279" w14:textId="290DF49A" w:rsidR="00DC3802" w:rsidRDefault="00DC3802">
      <w:pPr>
        <w:pStyle w:val="Kommentartext"/>
      </w:pPr>
      <w:r>
        <w:t>Bei C catecholamine pathway and DA sulfate</w:t>
      </w:r>
    </w:p>
  </w:comment>
  <w:comment w:id="1804" w:author="HÜFNER Katharina,Assoz. Prof. Priv.Doz. Dr." w:date="2023-05-28T21:40:00Z" w:initials="HKPPD">
    <w:p w14:paraId="2BEAEEBA" w14:textId="0EFB59AB" w:rsidR="00DC3802" w:rsidRDefault="00DC3802">
      <w:pPr>
        <w:pStyle w:val="Kommentartext"/>
      </w:pPr>
      <w:r>
        <w:rPr>
          <w:rStyle w:val="Kommentarzeichen"/>
        </w:rPr>
        <w:annotationRef/>
      </w:r>
      <w:r>
        <w:t>Statt COV SARS-CoV-2 infection</w:t>
      </w:r>
    </w:p>
  </w:comment>
  <w:comment w:id="1805" w:author="HÜFNER Katharina,Assoz. Prof. Priv.Doz. Dr." w:date="2023-05-28T21:36:00Z" w:initials="HKPPD">
    <w:p w14:paraId="586E608C" w14:textId="3A36F486" w:rsidR="00DC3802" w:rsidRPr="00016944" w:rsidRDefault="00DC3802">
      <w:pPr>
        <w:pStyle w:val="Kommentartext"/>
        <w:rPr>
          <w:lang w:val="de-DE"/>
        </w:rPr>
      </w:pPr>
      <w:r>
        <w:rPr>
          <w:rStyle w:val="Kommentarzeichen"/>
        </w:rPr>
        <w:annotationRef/>
      </w:r>
      <w:r w:rsidRPr="00016944">
        <w:rPr>
          <w:lang w:val="de-DE"/>
        </w:rPr>
        <w:t xml:space="preserve">Hmmm hilft uns diese figure wirklich weiter? Wir haben jetzt mehr incov als SIMMUN figures. Eine ähnliche auch für SIMMUN oder ganz raus? Ich finde es acu shcwirig dass die metaboliten </w:t>
      </w:r>
      <w:r w:rsidRPr="00016944">
        <w:rPr>
          <w:lang w:val="de-DE"/>
        </w:rPr>
        <w:t>immer  an einer anderen stele stehen dadurch sind die verschiedenen phasen der infection sehr schwer vergelvihbar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75158F" w15:done="0"/>
  <w15:commentEx w15:paraId="37FE91F4" w15:done="0"/>
  <w15:commentEx w15:paraId="0922840D" w15:done="0"/>
  <w15:commentEx w15:paraId="395BE3B1" w15:done="0"/>
  <w15:commentEx w15:paraId="7F53C2FD" w15:done="0"/>
  <w15:commentEx w15:paraId="22F922D4" w15:done="0"/>
  <w15:commentEx w15:paraId="04BA89C0" w15:done="0"/>
  <w15:commentEx w15:paraId="72FA55C7" w15:done="0"/>
  <w15:commentEx w15:paraId="08B9A962" w15:done="0"/>
  <w15:commentEx w15:paraId="55A3D244" w15:done="0"/>
  <w15:commentEx w15:paraId="54C9F0FD" w15:done="0"/>
  <w15:commentEx w15:paraId="622EF013" w15:done="0"/>
  <w15:commentEx w15:paraId="3DBD04C2" w15:done="0"/>
  <w15:commentEx w15:paraId="176C69FC" w15:done="0"/>
  <w15:commentEx w15:paraId="7C3C0E6C" w15:done="0"/>
  <w15:commentEx w15:paraId="270252ED" w15:done="0"/>
  <w15:commentEx w15:paraId="1AB6E52E" w15:done="0"/>
  <w15:commentEx w15:paraId="7582CDC1" w15:done="0"/>
  <w15:commentEx w15:paraId="44C9E322" w15:done="0"/>
  <w15:commentEx w15:paraId="6BC7CD9F" w15:done="0"/>
  <w15:commentEx w15:paraId="66F0D3E8" w15:done="0"/>
  <w15:commentEx w15:paraId="6466ACDC" w15:done="0"/>
  <w15:commentEx w15:paraId="44E5008C" w15:done="0"/>
  <w15:commentEx w15:paraId="2B31B25B" w15:done="0"/>
  <w15:commentEx w15:paraId="295FFBFB" w15:done="0"/>
  <w15:commentEx w15:paraId="363FA42E" w15:done="0"/>
  <w15:commentEx w15:paraId="23FBE5B9" w15:done="0"/>
  <w15:commentEx w15:paraId="1482BA3A" w15:done="0"/>
  <w15:commentEx w15:paraId="58B6B15B" w15:done="0"/>
  <w15:commentEx w15:paraId="77EC3A80" w15:done="0"/>
  <w15:commentEx w15:paraId="2B75EE03" w15:done="0"/>
  <w15:commentEx w15:paraId="41434EA9" w15:done="0"/>
  <w15:commentEx w15:paraId="1CE3759A" w15:done="0"/>
  <w15:commentEx w15:paraId="34D2D0B0" w15:done="0"/>
  <w15:commentEx w15:paraId="18765B54" w15:done="0"/>
  <w15:commentEx w15:paraId="57C6D1BE" w15:paraIdParent="18765B54" w15:done="0"/>
  <w15:commentEx w15:paraId="7DB76C3C" w15:done="0"/>
  <w15:commentEx w15:paraId="625C1589" w15:done="0"/>
  <w15:commentEx w15:paraId="45100C19" w15:done="0"/>
  <w15:commentEx w15:paraId="0C5F0DBE" w15:done="0"/>
  <w15:commentEx w15:paraId="51D24B1A" w15:done="0"/>
  <w15:commentEx w15:paraId="118FD393" w15:done="0"/>
  <w15:commentEx w15:paraId="4420E337" w15:done="0"/>
  <w15:commentEx w15:paraId="0F82EDC1" w15:done="0"/>
  <w15:commentEx w15:paraId="55B237D5" w15:done="0"/>
  <w15:commentEx w15:paraId="5185476F" w15:done="0"/>
  <w15:commentEx w15:paraId="37CEA8C1" w15:done="0"/>
  <w15:commentEx w15:paraId="3AEF204E" w15:done="0"/>
  <w15:commentEx w15:paraId="42F5E349" w15:done="0"/>
  <w15:commentEx w15:paraId="4D42C554" w15:done="0"/>
  <w15:commentEx w15:paraId="52B49D32" w15:done="0"/>
  <w15:commentEx w15:paraId="7583C0E9" w15:done="0"/>
  <w15:commentEx w15:paraId="4832A178" w15:done="0"/>
  <w15:commentEx w15:paraId="486BC788" w15:done="0"/>
  <w15:commentEx w15:paraId="0EA5ABAE" w15:done="0"/>
  <w15:commentEx w15:paraId="3B8D888A" w15:done="0"/>
  <w15:commentEx w15:paraId="18274BA8" w15:done="0"/>
  <w15:commentEx w15:paraId="368E267A" w15:done="0"/>
  <w15:commentEx w15:paraId="45771D54" w15:done="0"/>
  <w15:commentEx w15:paraId="05ACF23E" w15:done="0"/>
  <w15:commentEx w15:paraId="56D5D604" w15:done="0"/>
  <w15:commentEx w15:paraId="4F381440" w15:done="0"/>
  <w15:commentEx w15:paraId="69C41CCC" w15:done="0"/>
  <w15:commentEx w15:paraId="4AEECFAE" w15:done="0"/>
  <w15:commentEx w15:paraId="3247C519" w15:paraIdParent="4AEECFAE" w15:done="0"/>
  <w15:commentEx w15:paraId="6952FDE6" w15:done="0"/>
  <w15:commentEx w15:paraId="6963BC8C" w15:done="0"/>
  <w15:commentEx w15:paraId="2FB3AC5E" w15:done="0"/>
  <w15:commentEx w15:paraId="7682D779" w15:done="0"/>
  <w15:commentEx w15:paraId="1587BD27" w15:done="0"/>
  <w15:commentEx w15:paraId="315A05FF" w15:done="0"/>
  <w15:commentEx w15:paraId="399CC482" w15:done="0"/>
  <w15:commentEx w15:paraId="444D6716" w15:done="0"/>
  <w15:commentEx w15:paraId="49183360" w15:done="0"/>
  <w15:commentEx w15:paraId="20B30279" w15:done="0"/>
  <w15:commentEx w15:paraId="2BEAEEBA" w15:done="0"/>
  <w15:commentEx w15:paraId="586E60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5D4F" w16cex:dateUtc="2023-05-25T20:18:00Z"/>
  <w16cex:commentExtensible w16cex:durableId="281A6786" w16cex:dateUtc="2023-05-25T21:02:00Z"/>
  <w16cex:commentExtensible w16cex:durableId="281A6AF5" w16cex:dateUtc="2023-05-25T21:17:00Z"/>
  <w16cex:commentExtensible w16cex:durableId="281A6B4A" w16cex:dateUtc="2023-05-25T21:18:00Z"/>
  <w16cex:commentExtensible w16cex:durableId="28223CF6" w16cex:dateUtc="2023-05-31T19:39:00Z"/>
  <w16cex:commentExtensible w16cex:durableId="28224AD0" w16cex:dateUtc="2023-05-31T20:38:00Z"/>
  <w16cex:commentExtensible w16cex:durableId="28224E41" w16cex:dateUtc="2023-05-31T20:52:00Z"/>
  <w16cex:commentExtensible w16cex:durableId="282256D9" w16cex:dateUtc="2023-05-31T2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75158F" w16cid:durableId="281A5D4F"/>
  <w16cid:commentId w16cid:paraId="37FE91F4" w16cid:durableId="281A6786"/>
  <w16cid:commentId w16cid:paraId="0922840D" w16cid:durableId="28222529"/>
  <w16cid:commentId w16cid:paraId="395BE3B1" w16cid:durableId="2822252A"/>
  <w16cid:commentId w16cid:paraId="7F53C2FD" w16cid:durableId="2822252B"/>
  <w16cid:commentId w16cid:paraId="22F922D4" w16cid:durableId="2822252C"/>
  <w16cid:commentId w16cid:paraId="04BA89C0" w16cid:durableId="2822252D"/>
  <w16cid:commentId w16cid:paraId="72FA55C7" w16cid:durableId="2822252E"/>
  <w16cid:commentId w16cid:paraId="08B9A962" w16cid:durableId="2822252F"/>
  <w16cid:commentId w16cid:paraId="55A3D244" w16cid:durableId="28222530"/>
  <w16cid:commentId w16cid:paraId="54C9F0FD" w16cid:durableId="28222531"/>
  <w16cid:commentId w16cid:paraId="622EF013" w16cid:durableId="28222532"/>
  <w16cid:commentId w16cid:paraId="3DBD04C2" w16cid:durableId="28222533"/>
  <w16cid:commentId w16cid:paraId="176C69FC" w16cid:durableId="28222534"/>
  <w16cid:commentId w16cid:paraId="7C3C0E6C" w16cid:durableId="28222535"/>
  <w16cid:commentId w16cid:paraId="270252ED" w16cid:durableId="28222536"/>
  <w16cid:commentId w16cid:paraId="1AB6E52E" w16cid:durableId="28222537"/>
  <w16cid:commentId w16cid:paraId="7582CDC1" w16cid:durableId="28222538"/>
  <w16cid:commentId w16cid:paraId="44C9E322" w16cid:durableId="28222539"/>
  <w16cid:commentId w16cid:paraId="6BC7CD9F" w16cid:durableId="2822253A"/>
  <w16cid:commentId w16cid:paraId="66F0D3E8" w16cid:durableId="2822253B"/>
  <w16cid:commentId w16cid:paraId="6466ACDC" w16cid:durableId="281A6AF5"/>
  <w16cid:commentId w16cid:paraId="44E5008C" w16cid:durableId="2822253D"/>
  <w16cid:commentId w16cid:paraId="2B31B25B" w16cid:durableId="281A6B4A"/>
  <w16cid:commentId w16cid:paraId="295FFBFB" w16cid:durableId="2822253F"/>
  <w16cid:commentId w16cid:paraId="363FA42E" w16cid:durableId="28222540"/>
  <w16cid:commentId w16cid:paraId="23FBE5B9" w16cid:durableId="28222541"/>
  <w16cid:commentId w16cid:paraId="1482BA3A" w16cid:durableId="28222542"/>
  <w16cid:commentId w16cid:paraId="58B6B15B" w16cid:durableId="28222543"/>
  <w16cid:commentId w16cid:paraId="77EC3A80" w16cid:durableId="28222544"/>
  <w16cid:commentId w16cid:paraId="2B75EE03" w16cid:durableId="28222545"/>
  <w16cid:commentId w16cid:paraId="41434EA9" w16cid:durableId="28222546"/>
  <w16cid:commentId w16cid:paraId="1CE3759A" w16cid:durableId="28222547"/>
  <w16cid:commentId w16cid:paraId="34D2D0B0" w16cid:durableId="28222548"/>
  <w16cid:commentId w16cid:paraId="18765B54" w16cid:durableId="28222549"/>
  <w16cid:commentId w16cid:paraId="57C6D1BE" w16cid:durableId="2822254A"/>
  <w16cid:commentId w16cid:paraId="7DB76C3C" w16cid:durableId="2822254B"/>
  <w16cid:commentId w16cid:paraId="625C1589" w16cid:durableId="2822254C"/>
  <w16cid:commentId w16cid:paraId="45100C19" w16cid:durableId="2822254D"/>
  <w16cid:commentId w16cid:paraId="0C5F0DBE" w16cid:durableId="2822254E"/>
  <w16cid:commentId w16cid:paraId="51D24B1A" w16cid:durableId="2822254F"/>
  <w16cid:commentId w16cid:paraId="118FD393" w16cid:durableId="28222550"/>
  <w16cid:commentId w16cid:paraId="4420E337" w16cid:durableId="28222551"/>
  <w16cid:commentId w16cid:paraId="0F82EDC1" w16cid:durableId="28222552"/>
  <w16cid:commentId w16cid:paraId="55B237D5" w16cid:durableId="28222553"/>
  <w16cid:commentId w16cid:paraId="5185476F" w16cid:durableId="28222555"/>
  <w16cid:commentId w16cid:paraId="37CEA8C1" w16cid:durableId="28222556"/>
  <w16cid:commentId w16cid:paraId="3AEF204E" w16cid:durableId="28222557"/>
  <w16cid:commentId w16cid:paraId="42F5E349" w16cid:durableId="28222558"/>
  <w16cid:commentId w16cid:paraId="4D42C554" w16cid:durableId="28222559"/>
  <w16cid:commentId w16cid:paraId="52B49D32" w16cid:durableId="2822255A"/>
  <w16cid:commentId w16cid:paraId="7583C0E9" w16cid:durableId="2822255B"/>
  <w16cid:commentId w16cid:paraId="4832A178" w16cid:durableId="28223CF6"/>
  <w16cid:commentId w16cid:paraId="486BC788" w16cid:durableId="2822255C"/>
  <w16cid:commentId w16cid:paraId="0EA5ABAE" w16cid:durableId="2822255D"/>
  <w16cid:commentId w16cid:paraId="3B8D888A" w16cid:durableId="2822255E"/>
  <w16cid:commentId w16cid:paraId="18274BA8" w16cid:durableId="28223E63"/>
  <w16cid:commentId w16cid:paraId="368E267A" w16cid:durableId="28223E62"/>
  <w16cid:commentId w16cid:paraId="45771D54" w16cid:durableId="2822255F"/>
  <w16cid:commentId w16cid:paraId="05ACF23E" w16cid:durableId="28222560"/>
  <w16cid:commentId w16cid:paraId="56D5D604" w16cid:durableId="28222561"/>
  <w16cid:commentId w16cid:paraId="4F381440" w16cid:durableId="28223E61"/>
  <w16cid:commentId w16cid:paraId="69C41CCC" w16cid:durableId="28224AD0"/>
  <w16cid:commentId w16cid:paraId="4AEECFAE" w16cid:durableId="28224CCB"/>
  <w16cid:commentId w16cid:paraId="3247C519" w16cid:durableId="28224E41"/>
  <w16cid:commentId w16cid:paraId="6952FDE6" w16cid:durableId="28222564"/>
  <w16cid:commentId w16cid:paraId="6963BC8C" w16cid:durableId="28222565"/>
  <w16cid:commentId w16cid:paraId="2FB3AC5E" w16cid:durableId="282256D9"/>
  <w16cid:commentId w16cid:paraId="7682D779" w16cid:durableId="28222566"/>
  <w16cid:commentId w16cid:paraId="1587BD27" w16cid:durableId="28222567"/>
  <w16cid:commentId w16cid:paraId="315A05FF" w16cid:durableId="28222568"/>
  <w16cid:commentId w16cid:paraId="399CC482" w16cid:durableId="28222569"/>
  <w16cid:commentId w16cid:paraId="444D6716" w16cid:durableId="2822256A"/>
  <w16cid:commentId w16cid:paraId="49183360" w16cid:durableId="2822256B"/>
  <w16cid:commentId w16cid:paraId="20B30279" w16cid:durableId="2822256C"/>
  <w16cid:commentId w16cid:paraId="2BEAEEBA" w16cid:durableId="2822256D"/>
  <w16cid:commentId w16cid:paraId="586E608C" w16cid:durableId="282225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E0A89" w14:textId="77777777" w:rsidR="008E25DB" w:rsidRDefault="008E25DB">
      <w:pPr>
        <w:spacing w:after="0"/>
      </w:pPr>
      <w:r>
        <w:separator/>
      </w:r>
    </w:p>
  </w:endnote>
  <w:endnote w:type="continuationSeparator" w:id="0">
    <w:p w14:paraId="70AC74CC" w14:textId="77777777" w:rsidR="008E25DB" w:rsidRDefault="008E25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361FE" w14:textId="408BE763" w:rsidR="00DC3802" w:rsidRDefault="00DC3802">
    <w:pPr>
      <w:pStyle w:val="Fuzeile"/>
    </w:pPr>
    <w:r>
      <w:fldChar w:fldCharType="begin"/>
    </w:r>
    <w:r>
      <w:instrText>PAGE</w:instrText>
    </w:r>
    <w:r>
      <w:fldChar w:fldCharType="separate"/>
    </w:r>
    <w:r w:rsidR="001161F4">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2ADCD" w14:textId="77777777" w:rsidR="008E25DB" w:rsidRDefault="008E25DB">
      <w:r>
        <w:separator/>
      </w:r>
    </w:p>
  </w:footnote>
  <w:footnote w:type="continuationSeparator" w:id="0">
    <w:p w14:paraId="5564115B" w14:textId="77777777" w:rsidR="008E25DB" w:rsidRDefault="008E25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14AAC5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01068E7"/>
    <w:multiLevelType w:val="hybridMultilevel"/>
    <w:tmpl w:val="57DAD4E4"/>
    <w:lvl w:ilvl="0" w:tplc="E93433F2">
      <w:start w:val="1"/>
      <w:numFmt w:val="decimal"/>
      <w:lvlText w:val="%1)"/>
      <w:lvlJc w:val="left"/>
      <w:pPr>
        <w:ind w:left="1080" w:hanging="360"/>
      </w:pPr>
    </w:lvl>
    <w:lvl w:ilvl="1" w:tplc="11BA74B6">
      <w:start w:val="1"/>
      <w:numFmt w:val="decimal"/>
      <w:lvlText w:val="%2)"/>
      <w:lvlJc w:val="left"/>
      <w:pPr>
        <w:ind w:left="1080" w:hanging="360"/>
      </w:pPr>
    </w:lvl>
    <w:lvl w:ilvl="2" w:tplc="E022FF00">
      <w:start w:val="1"/>
      <w:numFmt w:val="decimal"/>
      <w:lvlText w:val="%3)"/>
      <w:lvlJc w:val="left"/>
      <w:pPr>
        <w:ind w:left="1080" w:hanging="360"/>
      </w:pPr>
    </w:lvl>
    <w:lvl w:ilvl="3" w:tplc="470C0742">
      <w:start w:val="1"/>
      <w:numFmt w:val="decimal"/>
      <w:lvlText w:val="%4)"/>
      <w:lvlJc w:val="left"/>
      <w:pPr>
        <w:ind w:left="1080" w:hanging="360"/>
      </w:pPr>
    </w:lvl>
    <w:lvl w:ilvl="4" w:tplc="E8A6B8E2">
      <w:start w:val="1"/>
      <w:numFmt w:val="decimal"/>
      <w:lvlText w:val="%5)"/>
      <w:lvlJc w:val="left"/>
      <w:pPr>
        <w:ind w:left="1080" w:hanging="360"/>
      </w:pPr>
    </w:lvl>
    <w:lvl w:ilvl="5" w:tplc="3E360E86">
      <w:start w:val="1"/>
      <w:numFmt w:val="decimal"/>
      <w:lvlText w:val="%6)"/>
      <w:lvlJc w:val="left"/>
      <w:pPr>
        <w:ind w:left="1080" w:hanging="360"/>
      </w:pPr>
    </w:lvl>
    <w:lvl w:ilvl="6" w:tplc="9BA0F9C2">
      <w:start w:val="1"/>
      <w:numFmt w:val="decimal"/>
      <w:lvlText w:val="%7)"/>
      <w:lvlJc w:val="left"/>
      <w:pPr>
        <w:ind w:left="1080" w:hanging="360"/>
      </w:pPr>
    </w:lvl>
    <w:lvl w:ilvl="7" w:tplc="3CE6BBDE">
      <w:start w:val="1"/>
      <w:numFmt w:val="decimal"/>
      <w:lvlText w:val="%8)"/>
      <w:lvlJc w:val="left"/>
      <w:pPr>
        <w:ind w:left="1080" w:hanging="360"/>
      </w:pPr>
    </w:lvl>
    <w:lvl w:ilvl="8" w:tplc="CF9E9D96">
      <w:start w:val="1"/>
      <w:numFmt w:val="decimal"/>
      <w:lvlText w:val="%9)"/>
      <w:lvlJc w:val="left"/>
      <w:pPr>
        <w:ind w:left="1080" w:hanging="360"/>
      </w:pPr>
    </w:lvl>
  </w:abstractNum>
  <w:abstractNum w:abstractNumId="2" w15:restartNumberingAfterBreak="0">
    <w:nsid w:val="1BE711E0"/>
    <w:multiLevelType w:val="multilevel"/>
    <w:tmpl w:val="00EA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3138746">
    <w:abstractNumId w:val="0"/>
  </w:num>
  <w:num w:numId="2" w16cid:durableId="816072928">
    <w:abstractNumId w:val="2"/>
  </w:num>
  <w:num w:numId="3" w16cid:durableId="17912418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ÜFNER Katharina,Assoz. Prof. Priv.Doz. Dr.">
    <w15:presenceInfo w15:providerId="None" w15:userId="HÜFNER Katharina,Assoz. Prof. Priv.Doz. Dr."/>
  </w15:person>
  <w15:person w15:author="Katharina Huefner">
    <w15:presenceInfo w15:providerId="Windows Live" w15:userId="dfd040040ad50732"/>
  </w15:person>
  <w15:person w15:author="HÜFNER Katharina,Ass.Prof. Priv. Doz. Dr.">
    <w15:presenceInfo w15:providerId="AD" w15:userId="S-1-5-21-1874162390-2186939667-310645977-29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autoHyphenation/>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74F"/>
    <w:rsid w:val="00011B12"/>
    <w:rsid w:val="00016944"/>
    <w:rsid w:val="00017C0E"/>
    <w:rsid w:val="00020F30"/>
    <w:rsid w:val="00024037"/>
    <w:rsid w:val="00026E48"/>
    <w:rsid w:val="00047AF3"/>
    <w:rsid w:val="000560EF"/>
    <w:rsid w:val="00060AEE"/>
    <w:rsid w:val="000764B4"/>
    <w:rsid w:val="00080473"/>
    <w:rsid w:val="000A374F"/>
    <w:rsid w:val="000C5564"/>
    <w:rsid w:val="000D31AC"/>
    <w:rsid w:val="000D7FD2"/>
    <w:rsid w:val="000F1A91"/>
    <w:rsid w:val="001149D9"/>
    <w:rsid w:val="001161F4"/>
    <w:rsid w:val="00123C72"/>
    <w:rsid w:val="00132C19"/>
    <w:rsid w:val="00142E69"/>
    <w:rsid w:val="00145774"/>
    <w:rsid w:val="001506CB"/>
    <w:rsid w:val="001526F8"/>
    <w:rsid w:val="00164FE5"/>
    <w:rsid w:val="001A17D1"/>
    <w:rsid w:val="001C2351"/>
    <w:rsid w:val="001C377A"/>
    <w:rsid w:val="001C5A28"/>
    <w:rsid w:val="001E160C"/>
    <w:rsid w:val="001F2EC9"/>
    <w:rsid w:val="001F30FF"/>
    <w:rsid w:val="00216CB8"/>
    <w:rsid w:val="00255ED6"/>
    <w:rsid w:val="0026116C"/>
    <w:rsid w:val="00263482"/>
    <w:rsid w:val="00271AE9"/>
    <w:rsid w:val="002777B7"/>
    <w:rsid w:val="00284962"/>
    <w:rsid w:val="002875EE"/>
    <w:rsid w:val="00296CEB"/>
    <w:rsid w:val="002B275E"/>
    <w:rsid w:val="002C2A63"/>
    <w:rsid w:val="002C5529"/>
    <w:rsid w:val="0030223F"/>
    <w:rsid w:val="003206FB"/>
    <w:rsid w:val="00324A5B"/>
    <w:rsid w:val="00324D93"/>
    <w:rsid w:val="00336634"/>
    <w:rsid w:val="00346820"/>
    <w:rsid w:val="0035377B"/>
    <w:rsid w:val="003569A6"/>
    <w:rsid w:val="00383187"/>
    <w:rsid w:val="00437227"/>
    <w:rsid w:val="00447A6D"/>
    <w:rsid w:val="0045198C"/>
    <w:rsid w:val="00473D05"/>
    <w:rsid w:val="004917C0"/>
    <w:rsid w:val="0049220A"/>
    <w:rsid w:val="004A0F45"/>
    <w:rsid w:val="004C2A7C"/>
    <w:rsid w:val="004D6A05"/>
    <w:rsid w:val="0050523D"/>
    <w:rsid w:val="00517BC9"/>
    <w:rsid w:val="00524C32"/>
    <w:rsid w:val="00537C9F"/>
    <w:rsid w:val="00540822"/>
    <w:rsid w:val="00544077"/>
    <w:rsid w:val="00547D3C"/>
    <w:rsid w:val="00567150"/>
    <w:rsid w:val="0058517D"/>
    <w:rsid w:val="00594DCB"/>
    <w:rsid w:val="0059590A"/>
    <w:rsid w:val="005F4E91"/>
    <w:rsid w:val="006305C8"/>
    <w:rsid w:val="006416C1"/>
    <w:rsid w:val="00684880"/>
    <w:rsid w:val="006854B2"/>
    <w:rsid w:val="006974FC"/>
    <w:rsid w:val="006B4B47"/>
    <w:rsid w:val="006C77A5"/>
    <w:rsid w:val="006C7D4A"/>
    <w:rsid w:val="006D42C1"/>
    <w:rsid w:val="006D68DD"/>
    <w:rsid w:val="006D6FE4"/>
    <w:rsid w:val="006E46EF"/>
    <w:rsid w:val="00717E8C"/>
    <w:rsid w:val="007269D8"/>
    <w:rsid w:val="00737344"/>
    <w:rsid w:val="00752005"/>
    <w:rsid w:val="007C7A93"/>
    <w:rsid w:val="007D16D8"/>
    <w:rsid w:val="007F2F8B"/>
    <w:rsid w:val="0081713A"/>
    <w:rsid w:val="00827E38"/>
    <w:rsid w:val="00831A0D"/>
    <w:rsid w:val="00846480"/>
    <w:rsid w:val="00851FA1"/>
    <w:rsid w:val="008567BA"/>
    <w:rsid w:val="00886D74"/>
    <w:rsid w:val="00887AF5"/>
    <w:rsid w:val="00891BCA"/>
    <w:rsid w:val="00892E37"/>
    <w:rsid w:val="008A0BE6"/>
    <w:rsid w:val="008B4A52"/>
    <w:rsid w:val="008B54A6"/>
    <w:rsid w:val="008D0648"/>
    <w:rsid w:val="008E25DB"/>
    <w:rsid w:val="009063F6"/>
    <w:rsid w:val="00915E9D"/>
    <w:rsid w:val="00916F81"/>
    <w:rsid w:val="00925593"/>
    <w:rsid w:val="0093274F"/>
    <w:rsid w:val="0094022A"/>
    <w:rsid w:val="0094071A"/>
    <w:rsid w:val="00981979"/>
    <w:rsid w:val="00982448"/>
    <w:rsid w:val="009C01BA"/>
    <w:rsid w:val="009D575B"/>
    <w:rsid w:val="009F09DD"/>
    <w:rsid w:val="00A02908"/>
    <w:rsid w:val="00A31EFC"/>
    <w:rsid w:val="00A37249"/>
    <w:rsid w:val="00A55F62"/>
    <w:rsid w:val="00A62D88"/>
    <w:rsid w:val="00A8570B"/>
    <w:rsid w:val="00A950D1"/>
    <w:rsid w:val="00AA3362"/>
    <w:rsid w:val="00AB2324"/>
    <w:rsid w:val="00AB5B1D"/>
    <w:rsid w:val="00AB626F"/>
    <w:rsid w:val="00AC070C"/>
    <w:rsid w:val="00AD66BF"/>
    <w:rsid w:val="00B03A86"/>
    <w:rsid w:val="00B16D41"/>
    <w:rsid w:val="00B20E9F"/>
    <w:rsid w:val="00B31448"/>
    <w:rsid w:val="00B413DD"/>
    <w:rsid w:val="00B52CAE"/>
    <w:rsid w:val="00B53D88"/>
    <w:rsid w:val="00B61DE0"/>
    <w:rsid w:val="00B7152A"/>
    <w:rsid w:val="00BA0A13"/>
    <w:rsid w:val="00BA3049"/>
    <w:rsid w:val="00BB2706"/>
    <w:rsid w:val="00BB2A05"/>
    <w:rsid w:val="00BC72AB"/>
    <w:rsid w:val="00BC7780"/>
    <w:rsid w:val="00BD3E03"/>
    <w:rsid w:val="00BE43C3"/>
    <w:rsid w:val="00BE4BBD"/>
    <w:rsid w:val="00BE5088"/>
    <w:rsid w:val="00C01D72"/>
    <w:rsid w:val="00C424B4"/>
    <w:rsid w:val="00C442C8"/>
    <w:rsid w:val="00C44435"/>
    <w:rsid w:val="00C5635B"/>
    <w:rsid w:val="00C62C6C"/>
    <w:rsid w:val="00C65316"/>
    <w:rsid w:val="00C86957"/>
    <w:rsid w:val="00CC1987"/>
    <w:rsid w:val="00CC2E93"/>
    <w:rsid w:val="00CF645F"/>
    <w:rsid w:val="00D22AFB"/>
    <w:rsid w:val="00D22B0F"/>
    <w:rsid w:val="00D22C19"/>
    <w:rsid w:val="00D4726D"/>
    <w:rsid w:val="00D500F1"/>
    <w:rsid w:val="00D67C72"/>
    <w:rsid w:val="00D758C1"/>
    <w:rsid w:val="00D94A01"/>
    <w:rsid w:val="00D96AA9"/>
    <w:rsid w:val="00DA6218"/>
    <w:rsid w:val="00DB0C0E"/>
    <w:rsid w:val="00DB3C6B"/>
    <w:rsid w:val="00DC3802"/>
    <w:rsid w:val="00DC4547"/>
    <w:rsid w:val="00E13E48"/>
    <w:rsid w:val="00E20D2B"/>
    <w:rsid w:val="00E71B32"/>
    <w:rsid w:val="00E77750"/>
    <w:rsid w:val="00E859A1"/>
    <w:rsid w:val="00E86E41"/>
    <w:rsid w:val="00E963D4"/>
    <w:rsid w:val="00E9698A"/>
    <w:rsid w:val="00EB098A"/>
    <w:rsid w:val="00EC237C"/>
    <w:rsid w:val="00F04150"/>
    <w:rsid w:val="00F22CAE"/>
    <w:rsid w:val="00F24B77"/>
    <w:rsid w:val="00F307C5"/>
    <w:rsid w:val="00F45A01"/>
    <w:rsid w:val="00F7758A"/>
    <w:rsid w:val="00F86F7D"/>
    <w:rsid w:val="00FA14F4"/>
    <w:rsid w:val="00FA5249"/>
    <w:rsid w:val="00FA5C46"/>
    <w:rsid w:val="00FC1CC0"/>
  </w:rsids>
  <m:mathPr>
    <m:mathFont m:val="Cambria Math"/>
    <m:brkBin m:val="before"/>
    <m:brkBinSub m:val="--"/>
    <m:smallFrac m:val="0"/>
    <m:dispDef/>
    <m:lMargin m:val="0"/>
    <m:rMargin m:val="0"/>
    <m:defJc m:val="centerGroup"/>
    <m:wrapRight/>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68ADF"/>
  <w15:docId w15:val="{4F78BB6F-D55E-469D-9CB6-CD41F9FC8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heading 2"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after="200"/>
    </w:pPr>
  </w:style>
  <w:style w:type="paragraph" w:styleId="berschrift1">
    <w:name w:val="heading 1"/>
    <w:basedOn w:val="Standard"/>
    <w:next w:val="Textkrper"/>
    <w:uiPriority w:val="9"/>
    <w:qFormat/>
    <w:pPr>
      <w:keepNext/>
      <w:keepLines/>
      <w:spacing w:before="475" w:after="202"/>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2" w:after="202"/>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2" w:after="202"/>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schriftungZchn">
    <w:name w:val="Beschriftung Zchn"/>
    <w:basedOn w:val="Absatz-Standardschriftart"/>
    <w:link w:val="Beschriftung"/>
    <w:qFormat/>
  </w:style>
  <w:style w:type="character" w:customStyle="1" w:styleId="VerbatimChar">
    <w:name w:val="Verbatim Char"/>
    <w:basedOn w:val="BeschriftungZchn"/>
    <w:link w:val="SourceCode"/>
    <w:qFormat/>
    <w:rPr>
      <w:rFonts w:ascii="Consolas" w:hAnsi="Consolas"/>
      <w:color w:val="127622"/>
      <w:sz w:val="22"/>
    </w:rPr>
  </w:style>
  <w:style w:type="character" w:customStyle="1" w:styleId="FootnoteCharacters">
    <w:name w:val="Footnote Characters"/>
    <w:basedOn w:val="BeschriftungZchn"/>
    <w:qFormat/>
    <w:rPr>
      <w:vertAlign w:val="superscript"/>
    </w:rPr>
  </w:style>
  <w:style w:type="character" w:customStyle="1" w:styleId="FootnoteAnchor">
    <w:name w:val="Footnote Anchor"/>
    <w:rPr>
      <w:vertAlign w:val="superscript"/>
    </w:rPr>
  </w:style>
  <w:style w:type="character" w:styleId="Hyperlink">
    <w:name w:val="Hyperlink"/>
    <w:basedOn w:val="BeschriftungZchn"/>
    <w:rPr>
      <w:color w:val="4F81BD" w:themeColor="accent1"/>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color w:val="127622"/>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color w:val="127622"/>
      <w:sz w:val="22"/>
      <w:shd w:val="clear" w:color="auto" w:fill="F8F8F8"/>
    </w:rPr>
  </w:style>
  <w:style w:type="character" w:customStyle="1" w:styleId="ExtensionTok">
    <w:name w:val="ExtensionTok"/>
    <w:basedOn w:val="VerbatimChar"/>
    <w:qFormat/>
    <w:rPr>
      <w:rFonts w:ascii="Consolas" w:hAnsi="Consolas"/>
      <w:color w:val="127622"/>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color w:val="127622"/>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color w:val="127622"/>
      <w:sz w:val="22"/>
      <w:shd w:val="clear" w:color="auto" w:fill="F8F8F8"/>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erarbeitung1">
    <w:name w:val="Überarbeitung1"/>
    <w:qFormat/>
    <w:rPr>
      <w:color w:val="C9211E"/>
    </w:rPr>
  </w:style>
  <w:style w:type="character" w:customStyle="1" w:styleId="revision2">
    <w:name w:val="revision2"/>
    <w:basedOn w:val="berarbeitung1"/>
    <w:qFormat/>
    <w:rPr>
      <w:color w:val="2A6099"/>
    </w:rPr>
  </w:style>
  <w:style w:type="character" w:customStyle="1" w:styleId="reviewer">
    <w:name w:val="reviewer"/>
    <w:qFormat/>
    <w:rPr>
      <w:rFonts w:ascii="Calibri" w:eastAsiaTheme="minorHAnsi" w:hAnsi="Calibri" w:cstheme="minorBidi"/>
      <w:color w:val="666666"/>
      <w:kern w:val="0"/>
      <w:sz w:val="24"/>
      <w:szCs w:val="24"/>
      <w:lang w:val="en-US" w:eastAsia="en-US" w:bidi="ar-SA"/>
    </w:rPr>
  </w:style>
  <w:style w:type="paragraph" w:customStyle="1" w:styleId="Heading">
    <w:name w:val="Heading"/>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qFormat/>
    <w:pPr>
      <w:spacing w:before="180" w:after="180"/>
    </w:pPr>
  </w:style>
  <w:style w:type="paragraph" w:styleId="Liste">
    <w:name w:val="List"/>
    <w:basedOn w:val="Textkrper"/>
    <w:rPr>
      <w:rFonts w:cs="Arial"/>
    </w:rPr>
  </w:style>
  <w:style w:type="paragraph" w:styleId="Beschriftung">
    <w:name w:val="caption"/>
    <w:basedOn w:val="Standard"/>
    <w:link w:val="BeschriftungZchn"/>
    <w:qFormat/>
    <w:pPr>
      <w:spacing w:after="120"/>
    </w:pPr>
    <w:rPr>
      <w:i/>
    </w:rPr>
  </w:style>
  <w:style w:type="paragraph" w:customStyle="1" w:styleId="Index">
    <w:name w:val="Index"/>
    <w:basedOn w:val="Standard"/>
    <w:qFormat/>
    <w:pPr>
      <w:suppressLineNumbers/>
    </w:pPr>
    <w:rPr>
      <w:rFonts w:cs="Arial"/>
    </w:r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link w:val="TitelZchn"/>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spacing w:after="200"/>
      <w:jc w:val="center"/>
    </w:pPr>
  </w:style>
  <w:style w:type="paragraph" w:styleId="Datum">
    <w:name w:val="Date"/>
    <w:next w:val="Textkrper"/>
    <w:qFormat/>
    <w:pPr>
      <w:keepNext/>
      <w:keepLines/>
      <w:spacing w:after="200"/>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qFormat/>
    <w:pPr>
      <w:keepNext/>
      <w:keepLines/>
      <w:spacing w:after="0"/>
    </w:pPr>
    <w:rPr>
      <w:b/>
    </w:rPr>
  </w:style>
  <w:style w:type="paragraph" w:customStyle="1" w:styleId="Definition">
    <w:name w:val="Definition"/>
    <w:basedOn w:val="Standard"/>
    <w:qFormat/>
  </w:style>
  <w:style w:type="paragraph" w:customStyle="1" w:styleId="TableCaption">
    <w:name w:val="Table Caption"/>
    <w:basedOn w:val="Beschriftung"/>
    <w:qFormat/>
    <w:pPr>
      <w:keepNext/>
    </w:pPr>
  </w:style>
  <w:style w:type="paragraph" w:customStyle="1" w:styleId="ImageCaption">
    <w:name w:val="Image Caption"/>
    <w:basedOn w:val="Beschriftung"/>
    <w:qFormat/>
  </w:style>
  <w:style w:type="paragraph" w:customStyle="1" w:styleId="Figure">
    <w:name w:val="Figure"/>
    <w:basedOn w:val="Standard"/>
    <w:qFormat/>
  </w:style>
  <w:style w:type="paragraph" w:customStyle="1" w:styleId="CaptionedFigure">
    <w:name w:val="Captioned Figure"/>
    <w:basedOn w:val="Figure"/>
    <w:qFormat/>
    <w:pPr>
      <w:keepNext/>
    </w:pPr>
  </w:style>
  <w:style w:type="paragraph" w:styleId="Inhaltsverzeichnisberschrift">
    <w:name w:val="TOC Heading"/>
    <w:basedOn w:val="berschrift1"/>
    <w:next w:val="Textkrper"/>
    <w:uiPriority w:val="39"/>
    <w:unhideWhenUsed/>
    <w:qFormat/>
    <w:pPr>
      <w:spacing w:before="240" w:after="0" w:line="259" w:lineRule="auto"/>
    </w:pPr>
    <w:rPr>
      <w:b w:val="0"/>
      <w:bCs w:val="0"/>
      <w:color w:val="365F91" w:themeColor="accent1" w:themeShade="BF"/>
    </w:rPr>
  </w:style>
  <w:style w:type="paragraph" w:customStyle="1" w:styleId="SourceCode">
    <w:name w:val="Source Code"/>
    <w:basedOn w:val="Standard"/>
    <w:link w:val="VerbatimChar"/>
    <w:qFormat/>
    <w:pPr>
      <w:shd w:val="clear" w:color="auto" w:fill="F8F8F8"/>
    </w:pPr>
  </w:style>
  <w:style w:type="paragraph" w:customStyle="1" w:styleId="HeaderandFooter">
    <w:name w:val="Header and Footer"/>
    <w:basedOn w:val="Standard"/>
    <w:qFormat/>
    <w:pPr>
      <w:suppressLineNumbers/>
      <w:tabs>
        <w:tab w:val="center" w:pos="4680"/>
        <w:tab w:val="right" w:pos="9360"/>
      </w:tabs>
    </w:pPr>
  </w:style>
  <w:style w:type="paragraph" w:styleId="Fuzeile">
    <w:name w:val="footer"/>
    <w:basedOn w:val="HeaderandFooter"/>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rPr>
      <w:b/>
      <w:bCs/>
      <w:i/>
      <w:iCs/>
    </w:rPr>
  </w:style>
  <w:style w:type="table" w:customStyle="1" w:styleId="Table">
    <w:name w:val="Table"/>
    <w:semiHidden/>
    <w:unhideWhenUsed/>
    <w:qFormat/>
    <w:tblPr>
      <w:tblCellMar>
        <w:top w:w="0" w:type="dxa"/>
        <w:left w:w="108" w:type="dxa"/>
        <w:bottom w:w="0" w:type="dxa"/>
        <w:right w:w="108" w:type="dxa"/>
      </w:tblCellMar>
    </w:tblPr>
  </w:style>
  <w:style w:type="paragraph" w:styleId="berarbeitung">
    <w:name w:val="Revision"/>
    <w:hidden/>
    <w:semiHidden/>
    <w:rsid w:val="005F4E91"/>
    <w:pPr>
      <w:suppressAutoHyphens w:val="0"/>
    </w:pPr>
  </w:style>
  <w:style w:type="character" w:styleId="Kommentarzeichen">
    <w:name w:val="annotation reference"/>
    <w:basedOn w:val="Absatz-Standardschriftart"/>
    <w:semiHidden/>
    <w:unhideWhenUsed/>
    <w:rsid w:val="00BB2A05"/>
    <w:rPr>
      <w:sz w:val="16"/>
      <w:szCs w:val="16"/>
    </w:rPr>
  </w:style>
  <w:style w:type="paragraph" w:styleId="Kommentartext">
    <w:name w:val="annotation text"/>
    <w:basedOn w:val="Standard"/>
    <w:link w:val="KommentartextZchn"/>
    <w:unhideWhenUsed/>
    <w:rsid w:val="00BB2A05"/>
    <w:rPr>
      <w:sz w:val="20"/>
      <w:szCs w:val="20"/>
    </w:rPr>
  </w:style>
  <w:style w:type="character" w:customStyle="1" w:styleId="KommentartextZchn">
    <w:name w:val="Kommentartext Zchn"/>
    <w:basedOn w:val="Absatz-Standardschriftart"/>
    <w:link w:val="Kommentartext"/>
    <w:rsid w:val="00BB2A05"/>
    <w:rPr>
      <w:sz w:val="20"/>
      <w:szCs w:val="20"/>
    </w:rPr>
  </w:style>
  <w:style w:type="paragraph" w:styleId="Kommentarthema">
    <w:name w:val="annotation subject"/>
    <w:basedOn w:val="Kommentartext"/>
    <w:next w:val="Kommentartext"/>
    <w:link w:val="KommentarthemaZchn"/>
    <w:semiHidden/>
    <w:unhideWhenUsed/>
    <w:rsid w:val="00BB2A05"/>
    <w:rPr>
      <w:b/>
      <w:bCs/>
    </w:rPr>
  </w:style>
  <w:style w:type="character" w:customStyle="1" w:styleId="KommentarthemaZchn">
    <w:name w:val="Kommentarthema Zchn"/>
    <w:basedOn w:val="KommentartextZchn"/>
    <w:link w:val="Kommentarthema"/>
    <w:semiHidden/>
    <w:rsid w:val="00BB2A05"/>
    <w:rPr>
      <w:b/>
      <w:bCs/>
      <w:sz w:val="20"/>
      <w:szCs w:val="20"/>
    </w:rPr>
  </w:style>
  <w:style w:type="paragraph" w:styleId="Sprechblasentext">
    <w:name w:val="Balloon Text"/>
    <w:basedOn w:val="Standard"/>
    <w:link w:val="SprechblasentextZchn"/>
    <w:semiHidden/>
    <w:unhideWhenUsed/>
    <w:rsid w:val="00E77750"/>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semiHidden/>
    <w:rsid w:val="00E77750"/>
    <w:rPr>
      <w:rFonts w:ascii="Segoe UI" w:hAnsi="Segoe UI" w:cs="Segoe UI"/>
      <w:sz w:val="18"/>
      <w:szCs w:val="18"/>
    </w:rPr>
  </w:style>
  <w:style w:type="character" w:styleId="BesuchterLink">
    <w:name w:val="FollowedHyperlink"/>
    <w:basedOn w:val="Absatz-Standardschriftart"/>
    <w:semiHidden/>
    <w:unhideWhenUsed/>
    <w:rsid w:val="008D0648"/>
    <w:rPr>
      <w:color w:val="800080" w:themeColor="followedHyperlink"/>
      <w:u w:val="single"/>
    </w:rPr>
  </w:style>
  <w:style w:type="character" w:styleId="Platzhaltertext">
    <w:name w:val="Placeholder Text"/>
    <w:basedOn w:val="Absatz-Standardschriftart"/>
    <w:semiHidden/>
    <w:rsid w:val="00A31EFC"/>
    <w:rPr>
      <w:color w:val="808080"/>
    </w:rPr>
  </w:style>
  <w:style w:type="character" w:customStyle="1" w:styleId="TitelZchn">
    <w:name w:val="Titel Zchn"/>
    <w:basedOn w:val="Absatz-Standardschriftart"/>
    <w:link w:val="Titel"/>
    <w:qFormat/>
    <w:rsid w:val="00B31448"/>
    <w:rPr>
      <w:rFonts w:asciiTheme="majorHAnsi" w:eastAsiaTheme="majorEastAsia" w:hAnsiTheme="majorHAnsi" w:cstheme="majorBidi"/>
      <w:b/>
      <w:bCs/>
      <w:color w:val="345A8A" w:themeColor="accent1" w:themeShade="B5"/>
      <w:sz w:val="36"/>
      <w:szCs w:val="36"/>
    </w:rPr>
  </w:style>
  <w:style w:type="character" w:customStyle="1" w:styleId="anchor-text">
    <w:name w:val="anchor-text"/>
    <w:basedOn w:val="Absatz-Standardschriftart"/>
    <w:rsid w:val="00B31448"/>
  </w:style>
  <w:style w:type="character" w:customStyle="1" w:styleId="KopfzeileZchn">
    <w:name w:val="Kopfzeile Zchn"/>
    <w:basedOn w:val="Absatz-Standardschriftart"/>
    <w:link w:val="Kopfzeile"/>
    <w:uiPriority w:val="99"/>
    <w:qFormat/>
    <w:rsid w:val="00E71B32"/>
  </w:style>
  <w:style w:type="paragraph" w:styleId="Kopfzeile">
    <w:name w:val="header"/>
    <w:basedOn w:val="Standard"/>
    <w:link w:val="KopfzeileZchn"/>
    <w:uiPriority w:val="99"/>
    <w:unhideWhenUsed/>
    <w:rsid w:val="00E71B32"/>
    <w:pPr>
      <w:tabs>
        <w:tab w:val="center" w:pos="4536"/>
        <w:tab w:val="right" w:pos="9072"/>
      </w:tabs>
      <w:spacing w:after="0"/>
    </w:pPr>
  </w:style>
  <w:style w:type="character" w:customStyle="1" w:styleId="KopfzeileZchn1">
    <w:name w:val="Kopfzeile Zchn1"/>
    <w:basedOn w:val="Absatz-Standardschriftart"/>
    <w:semiHidden/>
    <w:rsid w:val="00E71B32"/>
  </w:style>
  <w:style w:type="character" w:customStyle="1" w:styleId="al-author-delim">
    <w:name w:val="al-author-delim"/>
    <w:basedOn w:val="Absatz-Standardschriftart"/>
    <w:rsid w:val="001C377A"/>
  </w:style>
  <w:style w:type="character" w:styleId="Hervorhebung">
    <w:name w:val="Emphasis"/>
    <w:basedOn w:val="Absatz-Standardschriftart"/>
    <w:uiPriority w:val="20"/>
    <w:qFormat/>
    <w:rsid w:val="001C377A"/>
    <w:rPr>
      <w:i/>
      <w:iCs/>
    </w:rPr>
  </w:style>
  <w:style w:type="character" w:customStyle="1" w:styleId="small-caps">
    <w:name w:val="small-caps"/>
    <w:basedOn w:val="Absatz-Standardschriftart"/>
    <w:rsid w:val="008A0BE6"/>
  </w:style>
  <w:style w:type="character" w:styleId="NichtaufgelsteErwhnung">
    <w:name w:val="Unresolved Mention"/>
    <w:basedOn w:val="Absatz-Standardschriftart"/>
    <w:uiPriority w:val="99"/>
    <w:semiHidden/>
    <w:unhideWhenUsed/>
    <w:rsid w:val="00296C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173421">
      <w:bodyDiv w:val="1"/>
      <w:marLeft w:val="0"/>
      <w:marRight w:val="0"/>
      <w:marTop w:val="0"/>
      <w:marBottom w:val="0"/>
      <w:divBdr>
        <w:top w:val="none" w:sz="0" w:space="0" w:color="auto"/>
        <w:left w:val="none" w:sz="0" w:space="0" w:color="auto"/>
        <w:bottom w:val="none" w:sz="0" w:space="0" w:color="auto"/>
        <w:right w:val="none" w:sz="0" w:space="0" w:color="auto"/>
      </w:divBdr>
    </w:div>
    <w:div w:id="284317723">
      <w:bodyDiv w:val="1"/>
      <w:marLeft w:val="0"/>
      <w:marRight w:val="0"/>
      <w:marTop w:val="0"/>
      <w:marBottom w:val="0"/>
      <w:divBdr>
        <w:top w:val="none" w:sz="0" w:space="0" w:color="auto"/>
        <w:left w:val="none" w:sz="0" w:space="0" w:color="auto"/>
        <w:bottom w:val="none" w:sz="0" w:space="0" w:color="auto"/>
        <w:right w:val="none" w:sz="0" w:space="0" w:color="auto"/>
      </w:divBdr>
      <w:divsChild>
        <w:div w:id="934248007">
          <w:marLeft w:val="0"/>
          <w:marRight w:val="0"/>
          <w:marTop w:val="0"/>
          <w:marBottom w:val="0"/>
          <w:divBdr>
            <w:top w:val="none" w:sz="0" w:space="0" w:color="auto"/>
            <w:left w:val="none" w:sz="0" w:space="0" w:color="auto"/>
            <w:bottom w:val="none" w:sz="0" w:space="0" w:color="auto"/>
            <w:right w:val="none" w:sz="0" w:space="0" w:color="auto"/>
          </w:divBdr>
        </w:div>
        <w:div w:id="193464791">
          <w:marLeft w:val="0"/>
          <w:marRight w:val="0"/>
          <w:marTop w:val="0"/>
          <w:marBottom w:val="0"/>
          <w:divBdr>
            <w:top w:val="none" w:sz="0" w:space="0" w:color="auto"/>
            <w:left w:val="none" w:sz="0" w:space="0" w:color="auto"/>
            <w:bottom w:val="none" w:sz="0" w:space="0" w:color="auto"/>
            <w:right w:val="none" w:sz="0" w:space="0" w:color="auto"/>
          </w:divBdr>
        </w:div>
      </w:divsChild>
    </w:div>
    <w:div w:id="849493415">
      <w:bodyDiv w:val="1"/>
      <w:marLeft w:val="0"/>
      <w:marRight w:val="0"/>
      <w:marTop w:val="0"/>
      <w:marBottom w:val="0"/>
      <w:divBdr>
        <w:top w:val="none" w:sz="0" w:space="0" w:color="auto"/>
        <w:left w:val="none" w:sz="0" w:space="0" w:color="auto"/>
        <w:bottom w:val="none" w:sz="0" w:space="0" w:color="auto"/>
        <w:right w:val="none" w:sz="0" w:space="0" w:color="auto"/>
      </w:divBdr>
      <w:divsChild>
        <w:div w:id="1158887246">
          <w:marLeft w:val="0"/>
          <w:marRight w:val="0"/>
          <w:marTop w:val="0"/>
          <w:marBottom w:val="0"/>
          <w:divBdr>
            <w:top w:val="none" w:sz="0" w:space="0" w:color="auto"/>
            <w:left w:val="none" w:sz="0" w:space="0" w:color="auto"/>
            <w:bottom w:val="none" w:sz="0" w:space="0" w:color="auto"/>
            <w:right w:val="none" w:sz="0" w:space="0" w:color="auto"/>
          </w:divBdr>
        </w:div>
      </w:divsChild>
    </w:div>
    <w:div w:id="1207837459">
      <w:bodyDiv w:val="1"/>
      <w:marLeft w:val="0"/>
      <w:marRight w:val="0"/>
      <w:marTop w:val="0"/>
      <w:marBottom w:val="0"/>
      <w:divBdr>
        <w:top w:val="none" w:sz="0" w:space="0" w:color="auto"/>
        <w:left w:val="none" w:sz="0" w:space="0" w:color="auto"/>
        <w:bottom w:val="none" w:sz="0" w:space="0" w:color="auto"/>
        <w:right w:val="none" w:sz="0" w:space="0" w:color="auto"/>
      </w:divBdr>
      <w:divsChild>
        <w:div w:id="1919317994">
          <w:marLeft w:val="0"/>
          <w:marRight w:val="0"/>
          <w:marTop w:val="0"/>
          <w:marBottom w:val="0"/>
          <w:divBdr>
            <w:top w:val="none" w:sz="0" w:space="0" w:color="auto"/>
            <w:left w:val="none" w:sz="0" w:space="0" w:color="auto"/>
            <w:bottom w:val="none" w:sz="0" w:space="0" w:color="auto"/>
            <w:right w:val="none" w:sz="0" w:space="0" w:color="auto"/>
          </w:divBdr>
        </w:div>
        <w:div w:id="1812600672">
          <w:marLeft w:val="0"/>
          <w:marRight w:val="0"/>
          <w:marTop w:val="0"/>
          <w:marBottom w:val="0"/>
          <w:divBdr>
            <w:top w:val="none" w:sz="0" w:space="0" w:color="auto"/>
            <w:left w:val="none" w:sz="0" w:space="0" w:color="auto"/>
            <w:bottom w:val="none" w:sz="0" w:space="0" w:color="auto"/>
            <w:right w:val="none" w:sz="0" w:space="0" w:color="auto"/>
          </w:divBdr>
        </w:div>
      </w:divsChild>
    </w:div>
    <w:div w:id="2058239577">
      <w:bodyDiv w:val="1"/>
      <w:marLeft w:val="0"/>
      <w:marRight w:val="0"/>
      <w:marTop w:val="0"/>
      <w:marBottom w:val="0"/>
      <w:divBdr>
        <w:top w:val="none" w:sz="0" w:space="0" w:color="auto"/>
        <w:left w:val="none" w:sz="0" w:space="0" w:color="auto"/>
        <w:bottom w:val="none" w:sz="0" w:space="0" w:color="auto"/>
        <w:right w:val="none" w:sz="0" w:space="0" w:color="auto"/>
      </w:divBdr>
      <w:divsChild>
        <w:div w:id="468591535">
          <w:marLeft w:val="0"/>
          <w:marRight w:val="0"/>
          <w:marTop w:val="0"/>
          <w:marBottom w:val="0"/>
          <w:divBdr>
            <w:top w:val="none" w:sz="0" w:space="0" w:color="auto"/>
            <w:left w:val="none" w:sz="0" w:space="0" w:color="auto"/>
            <w:bottom w:val="none" w:sz="0" w:space="0" w:color="auto"/>
            <w:right w:val="none" w:sz="0" w:space="0" w:color="auto"/>
          </w:divBdr>
        </w:div>
        <w:div w:id="192290687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i.org/10.1016/j.pnpbp.2010.12.017" TargetMode="External"/><Relationship Id="rId13" Type="http://schemas.openxmlformats.org/officeDocument/2006/relationships/hyperlink" Target="https://doi.org/10.1016/s0306-4530(99)00035-9" TargetMode="External"/><Relationship Id="rId3" Type="http://schemas.openxmlformats.org/officeDocument/2006/relationships/hyperlink" Target="https://doi.org/10.1093/rheumatology/40.12.1327" TargetMode="External"/><Relationship Id="rId7" Type="http://schemas.openxmlformats.org/officeDocument/2006/relationships/hyperlink" Target="https://doi.org/10.1111/j.1742-4658.2012.08485.x" TargetMode="External"/><Relationship Id="rId12" Type="http://schemas.openxmlformats.org/officeDocument/2006/relationships/hyperlink" Target="https://doi.org/10.1016/j.eprac.2020.10.014" TargetMode="External"/><Relationship Id="rId2" Type="http://schemas.openxmlformats.org/officeDocument/2006/relationships/hyperlink" Target="https://doi.org/10.1016/j.socscimed.2020.113273" TargetMode="External"/><Relationship Id="rId1" Type="http://schemas.openxmlformats.org/officeDocument/2006/relationships/hyperlink" Target="https://doi.org/10.1016/j.neuron.2020.06.002" TargetMode="External"/><Relationship Id="rId6" Type="http://schemas.openxmlformats.org/officeDocument/2006/relationships/hyperlink" Target="https://doi.org/10.1016/j.biopsych.2010.12.006" TargetMode="External"/><Relationship Id="rId11" Type="http://schemas.openxmlformats.org/officeDocument/2006/relationships/hyperlink" Target="https://doi.org/10.1016/j.bbr.2017.04.020" TargetMode="External"/><Relationship Id="rId5" Type="http://schemas.openxmlformats.org/officeDocument/2006/relationships/hyperlink" Target="https://doi.org/10.1093/ajcn/nqz291" TargetMode="External"/><Relationship Id="rId10" Type="http://schemas.openxmlformats.org/officeDocument/2006/relationships/hyperlink" Target="https://doi.org/10.1016/j.neubiorev.2018.05.031" TargetMode="External"/><Relationship Id="rId4" Type="http://schemas.openxmlformats.org/officeDocument/2006/relationships/hyperlink" Target="https://doi.org/10.1371/journal.pone.0186000" TargetMode="External"/><Relationship Id="rId9" Type="http://schemas.openxmlformats.org/officeDocument/2006/relationships/hyperlink" Target="https://doi.org/10.1017%2FS0033291717000745" TargetMode="External"/><Relationship Id="rId14" Type="http://schemas.openxmlformats.org/officeDocument/2006/relationships/hyperlink" Target="https://doi.org/10.1016/j.eprac.2020.10.014"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16/J.PSYNEUEN.2015.06.001" TargetMode="External"/><Relationship Id="rId21" Type="http://schemas.openxmlformats.org/officeDocument/2006/relationships/hyperlink" Target="https://doi.org/10.1038/NRN2297" TargetMode="External"/><Relationship Id="rId42" Type="http://schemas.openxmlformats.org/officeDocument/2006/relationships/hyperlink" Target="https://doi.org/10.2174/1570159X18666200729103529" TargetMode="External"/><Relationship Id="rId47" Type="http://schemas.openxmlformats.org/officeDocument/2006/relationships/hyperlink" Target="https://doi.org/10.1183/23120541.00317-2022" TargetMode="External"/><Relationship Id="rId63" Type="http://schemas.openxmlformats.org/officeDocument/2006/relationships/hyperlink" Target="https://doi.org/10.1111/J.1600-0447.1983.TB09716.X" TargetMode="External"/><Relationship Id="rId68" Type="http://schemas.openxmlformats.org/officeDocument/2006/relationships/hyperlink" Target="https://doi.org/10.1016/J.JAD.2019.02.063" TargetMode="External"/><Relationship Id="rId84" Type="http://schemas.openxmlformats.org/officeDocument/2006/relationships/hyperlink" Target="https://doi.org/10.3390/PH15081003" TargetMode="External"/><Relationship Id="rId89" Type="http://schemas.openxmlformats.org/officeDocument/2006/relationships/hyperlink" Target="https://doi.org/10.1016/J.EXGER.2018.09.010" TargetMode="External"/><Relationship Id="rId16" Type="http://schemas.openxmlformats.org/officeDocument/2006/relationships/image" Target="media/image2.png"/><Relationship Id="rId11" Type="http://schemas.microsoft.com/office/2018/08/relationships/commentsExtensible" Target="commentsExtensible.xml"/><Relationship Id="rId32" Type="http://schemas.openxmlformats.org/officeDocument/2006/relationships/hyperlink" Target="https://doi.org/10.1016/S0021-9258(17)45453-6" TargetMode="External"/><Relationship Id="rId37" Type="http://schemas.openxmlformats.org/officeDocument/2006/relationships/hyperlink" Target="https://doi.org/10.2174/1568026622666220718155616" TargetMode="External"/><Relationship Id="rId53" Type="http://schemas.openxmlformats.org/officeDocument/2006/relationships/hyperlink" Target="https://doi.org/10.3389/FIMMU.2022.1004545" TargetMode="External"/><Relationship Id="rId58" Type="http://schemas.openxmlformats.org/officeDocument/2006/relationships/hyperlink" Target="https://doi.org/10.1016/J.BBIH.2023.100614" TargetMode="External"/><Relationship Id="rId74" Type="http://schemas.openxmlformats.org/officeDocument/2006/relationships/hyperlink" Target="https://doi.org/10.1111/j.2517-6161.1995.tb02031.x" TargetMode="External"/><Relationship Id="rId79" Type="http://schemas.openxmlformats.org/officeDocument/2006/relationships/hyperlink" Target="https://doi.org/10.18637/jss.v028.i05" TargetMode="External"/><Relationship Id="rId5" Type="http://schemas.openxmlformats.org/officeDocument/2006/relationships/webSettings" Target="webSettings.xml"/><Relationship Id="rId90" Type="http://schemas.openxmlformats.org/officeDocument/2006/relationships/hyperlink" Target="https://doi.org/10.1186/1742-4933-8-9" TargetMode="External"/><Relationship Id="rId95" Type="http://schemas.openxmlformats.org/officeDocument/2006/relationships/hyperlink" Target="https://doi.org/10.1016/J.NEUINT.2008.01.013" TargetMode="External"/><Relationship Id="rId22" Type="http://schemas.openxmlformats.org/officeDocument/2006/relationships/hyperlink" Target="https://doi.org/10.1016/j.psyneuen.2019.03.028" TargetMode="External"/><Relationship Id="rId27" Type="http://schemas.openxmlformats.org/officeDocument/2006/relationships/hyperlink" Target="https://doi.org/10.1016/J.NEUBIOREV.2021.05.018" TargetMode="External"/><Relationship Id="rId43" Type="http://schemas.openxmlformats.org/officeDocument/2006/relationships/hyperlink" Target="https://doi.org/10.2174/138920008785821738" TargetMode="External"/><Relationship Id="rId48" Type="http://schemas.openxmlformats.org/officeDocument/2006/relationships/hyperlink" Target="https://doi.org/10.1016/j.ejim.2021.10.031" TargetMode="External"/><Relationship Id="rId64" Type="http://schemas.openxmlformats.org/officeDocument/2006/relationships/hyperlink" Target="https://doi.org/10.1016/S0022-3999(01)00296-3" TargetMode="External"/><Relationship Id="rId69" Type="http://schemas.openxmlformats.org/officeDocument/2006/relationships/hyperlink" Target="https://doi.org/10.1016/0024-3205(87)90462-0" TargetMode="External"/><Relationship Id="rId80" Type="http://schemas.openxmlformats.org/officeDocument/2006/relationships/hyperlink" Target="https://igraph.org" TargetMode="External"/><Relationship Id="rId85" Type="http://schemas.openxmlformats.org/officeDocument/2006/relationships/hyperlink" Target="https://doi.org/10.1101/2022.06.07.22276020" TargetMode="External"/><Relationship Id="rId3" Type="http://schemas.openxmlformats.org/officeDocument/2006/relationships/styles" Target="styles.xml"/><Relationship Id="rId12" Type="http://schemas.openxmlformats.org/officeDocument/2006/relationships/hyperlink" Target="https://data.mendeley.com/datasets/96v329bg7g/1" TargetMode="External"/><Relationship Id="rId17" Type="http://schemas.openxmlformats.org/officeDocument/2006/relationships/image" Target="media/image3.png"/><Relationship Id="rId25" Type="http://schemas.openxmlformats.org/officeDocument/2006/relationships/hyperlink" Target="https://doi.org/10.1515/PTERID-2013-0001/MACHINEREADABLECITATION/RIS" TargetMode="External"/><Relationship Id="rId33" Type="http://schemas.openxmlformats.org/officeDocument/2006/relationships/hyperlink" Target="https://doi.org/10.18632/ONCOTARGET.1637" TargetMode="External"/><Relationship Id="rId38" Type="http://schemas.openxmlformats.org/officeDocument/2006/relationships/hyperlink" Target="https://doi.org/10.1177/11786469211039220" TargetMode="External"/><Relationship Id="rId46" Type="http://schemas.openxmlformats.org/officeDocument/2006/relationships/hyperlink" Target="https://doi.org/10.3389/fmed.2022.792881" TargetMode="External"/><Relationship Id="rId59" Type="http://schemas.openxmlformats.org/officeDocument/2006/relationships/hyperlink" Target="https://doi.org/10.1016/J.CELL.2022.01.014" TargetMode="External"/><Relationship Id="rId67" Type="http://schemas.openxmlformats.org/officeDocument/2006/relationships/hyperlink" Target="https://doi.org/10.1016/J.JPSYCHIRES.2021.04.009" TargetMode="External"/><Relationship Id="rId20" Type="http://schemas.openxmlformats.org/officeDocument/2006/relationships/hyperlink" Target="https://doi.org/10.3389/FIMMU.2019.02565/BIBTEX" TargetMode="External"/><Relationship Id="rId41" Type="http://schemas.openxmlformats.org/officeDocument/2006/relationships/hyperlink" Target="https://doi.org/10.1186/1478-811X-11-34/FIGURES/5" TargetMode="External"/><Relationship Id="rId54" Type="http://schemas.openxmlformats.org/officeDocument/2006/relationships/hyperlink" Target="https://doi.org/10.1038/S41598-022-14292-W" TargetMode="External"/><Relationship Id="rId62" Type="http://schemas.openxmlformats.org/officeDocument/2006/relationships/hyperlink" Target="https://doi.org/10.2307/2136404" TargetMode="External"/><Relationship Id="rId70" Type="http://schemas.openxmlformats.org/officeDocument/2006/relationships/hyperlink" Target="https://doi.org/10.1210/JCEM.84.7.5864" TargetMode="External"/><Relationship Id="rId75" Type="http://schemas.openxmlformats.org/officeDocument/2006/relationships/hyperlink" Target="https://doi.org/10.4324/9780203771587" TargetMode="External"/><Relationship Id="rId83" Type="http://schemas.openxmlformats.org/officeDocument/2006/relationships/hyperlink" Target="https://doi.org/10.1016/J.SCIB.2022.06.025" TargetMode="External"/><Relationship Id="rId88" Type="http://schemas.openxmlformats.org/officeDocument/2006/relationships/hyperlink" Target="https://doi.org/10.1084/JEM.160.1.310" TargetMode="External"/><Relationship Id="rId91" Type="http://schemas.openxmlformats.org/officeDocument/2006/relationships/hyperlink" Target="https://doi.org/10.1136/PGMJ.2005.036665" TargetMode="External"/><Relationship Id="rId96" Type="http://schemas.openxmlformats.org/officeDocument/2006/relationships/hyperlink" Target="https://doi.org/10.1503/JPN.15022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doi.org/10.3390/BRAINSCI10060322" TargetMode="External"/><Relationship Id="rId28" Type="http://schemas.openxmlformats.org/officeDocument/2006/relationships/hyperlink" Target="https://doi.org/10.1038/nrn3257" TargetMode="External"/><Relationship Id="rId36" Type="http://schemas.openxmlformats.org/officeDocument/2006/relationships/hyperlink" Target="https://doi.org/10.1016/j.neubiorev.2020.08.010" TargetMode="External"/><Relationship Id="rId49" Type="http://schemas.openxmlformats.org/officeDocument/2006/relationships/hyperlink" Target="https://doi.org/10.1177/11786469231154244" TargetMode="External"/><Relationship Id="rId57" Type="http://schemas.openxmlformats.org/officeDocument/2006/relationships/hyperlink" Target="https://doi.org/10.1007/s00702-022-02525-1" TargetMode="External"/><Relationship Id="rId10" Type="http://schemas.microsoft.com/office/2016/09/relationships/commentsIds" Target="commentsIds.xml"/><Relationship Id="rId31" Type="http://schemas.openxmlformats.org/officeDocument/2006/relationships/hyperlink" Target="https://doi.org/10.1089/107999003322277829" TargetMode="External"/><Relationship Id="rId44" Type="http://schemas.openxmlformats.org/officeDocument/2006/relationships/hyperlink" Target="https://doi.org/10.1016/S0140-6736(20)32656-8" TargetMode="External"/><Relationship Id="rId52" Type="http://schemas.openxmlformats.org/officeDocument/2006/relationships/hyperlink" Target="https://doi.org/10.1016/J.INTIMP.2021.108313" TargetMode="External"/><Relationship Id="rId60" Type="http://schemas.openxmlformats.org/officeDocument/2006/relationships/hyperlink" Target="https://doi.org/10.1093/CLINCHEM/43.12.2424" TargetMode="External"/><Relationship Id="rId65" Type="http://schemas.openxmlformats.org/officeDocument/2006/relationships/hyperlink" Target="https://doi.org/10.1016/J.CELL.2020.10.037" TargetMode="External"/><Relationship Id="rId73" Type="http://schemas.openxmlformats.org/officeDocument/2006/relationships/hyperlink" Target="https://cran.r-project.org/web/packages/psych/index.html%20http://personality-project.org/r/psych-manual.pdf" TargetMode="External"/><Relationship Id="rId78" Type="http://schemas.openxmlformats.org/officeDocument/2006/relationships/hyperlink" Target="https://cran.r-project.org/package=MASS" TargetMode="External"/><Relationship Id="rId81" Type="http://schemas.openxmlformats.org/officeDocument/2006/relationships/hyperlink" Target="https://cran.r-project.org/package=ggnetwork" TargetMode="External"/><Relationship Id="rId86" Type="http://schemas.openxmlformats.org/officeDocument/2006/relationships/hyperlink" Target="https://doi.org/10.1016/S0021-9258(19)39752-2" TargetMode="External"/><Relationship Id="rId94" Type="http://schemas.openxmlformats.org/officeDocument/2006/relationships/hyperlink" Target="https://doi.org/10.1038/NRI.2015.5" TargetMode="External"/><Relationship Id="rId9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data.mendeley.com/datasets/96v329bg7g/1" TargetMode="External"/><Relationship Id="rId18" Type="http://schemas.openxmlformats.org/officeDocument/2006/relationships/image" Target="media/image4.png"/><Relationship Id="rId39" Type="http://schemas.openxmlformats.org/officeDocument/2006/relationships/hyperlink" Target="https://doi.org/10.1097/AJP.0B013E31820DFEDE" TargetMode="External"/><Relationship Id="rId34" Type="http://schemas.openxmlformats.org/officeDocument/2006/relationships/hyperlink" Target="https://doi.org/10.3389/fnins.2018.00499" TargetMode="External"/><Relationship Id="rId50" Type="http://schemas.openxmlformats.org/officeDocument/2006/relationships/hyperlink" Target="https://doi.org/10.1016/J.BBADIS.2020.166042" TargetMode="External"/><Relationship Id="rId55" Type="http://schemas.openxmlformats.org/officeDocument/2006/relationships/hyperlink" Target="https://doi.org/10.1016/J.JPHS.2022.06.005" TargetMode="External"/><Relationship Id="rId76" Type="http://schemas.openxmlformats.org/officeDocument/2006/relationships/hyperlink" Target="https://cran.r-project.org/package=rstatix" TargetMode="External"/><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oi.org/10.4324/9781410601087" TargetMode="External"/><Relationship Id="rId92" Type="http://schemas.openxmlformats.org/officeDocument/2006/relationships/hyperlink" Target="https://doi.org/10.1016/J.PSYCHRES.2005.12.009" TargetMode="External"/><Relationship Id="rId2" Type="http://schemas.openxmlformats.org/officeDocument/2006/relationships/numbering" Target="numbering.xml"/><Relationship Id="rId29" Type="http://schemas.openxmlformats.org/officeDocument/2006/relationships/hyperlink" Target="https://doi.org/10.1177/1178646917691938/ASSET/IMAGES/LARGE/10.1177_1178646917691938-FIG2.JPEG" TargetMode="External"/><Relationship Id="rId24" Type="http://schemas.openxmlformats.org/officeDocument/2006/relationships/hyperlink" Target="https://doi.org/10.1186/1741-7015-10-66/TABLES/1" TargetMode="External"/><Relationship Id="rId40" Type="http://schemas.openxmlformats.org/officeDocument/2006/relationships/hyperlink" Target="https://doi.org/10.1016/J.BIOPSYCH.2010.12.006" TargetMode="External"/><Relationship Id="rId45" Type="http://schemas.openxmlformats.org/officeDocument/2006/relationships/hyperlink" Target="https://doi.org/10.1038/s41586-021-03553-9" TargetMode="External"/><Relationship Id="rId66" Type="http://schemas.openxmlformats.org/officeDocument/2006/relationships/hyperlink" Target="https://doi.org/10.1016/J.BBI.2020.01.011" TargetMode="External"/><Relationship Id="rId87" Type="http://schemas.openxmlformats.org/officeDocument/2006/relationships/hyperlink" Target="https://doi.org/10.1016/0014-5793(93)81574-J" TargetMode="External"/><Relationship Id="rId61" Type="http://schemas.openxmlformats.org/officeDocument/2006/relationships/hyperlink" Target="https://doi.org/10.1007/S00508-021-01985-X" TargetMode="External"/><Relationship Id="rId82" Type="http://schemas.openxmlformats.org/officeDocument/2006/relationships/hyperlink" Target="https://doi.org/10.1038/s41380-022-01661-0" TargetMode="External"/><Relationship Id="rId19" Type="http://schemas.openxmlformats.org/officeDocument/2006/relationships/image" Target="media/image5.png"/><Relationship Id="rId14" Type="http://schemas.openxmlformats.org/officeDocument/2006/relationships/hyperlink" Target="https://github.com/PiotrTymoszuk/simmun" TargetMode="External"/><Relationship Id="rId30" Type="http://schemas.openxmlformats.org/officeDocument/2006/relationships/hyperlink" Target="https://doi.org/10.3389/FNBEH.2022.987697/BIBTEX" TargetMode="External"/><Relationship Id="rId35" Type="http://schemas.openxmlformats.org/officeDocument/2006/relationships/hyperlink" Target="https://doi.org/10.1038/s41380-020-00951-9" TargetMode="External"/><Relationship Id="rId56" Type="http://schemas.openxmlformats.org/officeDocument/2006/relationships/hyperlink" Target="https://doi.org/10.1016/J.BRAT.2022.104104" TargetMode="External"/><Relationship Id="rId77" Type="http://schemas.openxmlformats.org/officeDocument/2006/relationships/hyperlink" Target="https://doi.org/10.1007/978-3-642-04898-2_594" TargetMode="External"/><Relationship Id="rId100"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101/2022.06.22.497189" TargetMode="External"/><Relationship Id="rId72" Type="http://schemas.openxmlformats.org/officeDocument/2006/relationships/hyperlink" Target="https://doi.org/10.1111/j.2044-8295.1937.tb00863.x" TargetMode="External"/><Relationship Id="rId93" Type="http://schemas.openxmlformats.org/officeDocument/2006/relationships/hyperlink" Target="https://doi.org/10.1016/J.EURONEURO.2005.05.005"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934E1-5BBE-4390-8431-67B9C3F06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22736</Words>
  <Characters>143239</Characters>
  <Application>Microsoft Office Word</Application>
  <DocSecurity>0</DocSecurity>
  <Lines>1193</Lines>
  <Paragraphs>331</Paragraphs>
  <ScaleCrop>false</ScaleCrop>
  <HeadingPairs>
    <vt:vector size="2" baseType="variant">
      <vt:variant>
        <vt:lpstr>Titel</vt:lpstr>
      </vt:variant>
      <vt:variant>
        <vt:i4>1</vt:i4>
      </vt:variant>
    </vt:vector>
  </HeadingPairs>
  <TitlesOfParts>
    <vt:vector size="1" baseType="lpstr">
      <vt:lpstr>Inflammation, SARS-CoV-2 infection and mental health disorders impact on systemic serotonin and dopamine metabolism</vt:lpstr>
    </vt:vector>
  </TitlesOfParts>
  <Company/>
  <LinksUpToDate>false</LinksUpToDate>
  <CharactersWithSpaces>165644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Inflammation, SARS-CoV-2 infection and mental health disorders impact on systemic serotonin and dopamine metabolism</dc:title>
  <dc:creator>Katharina Hüfner1,✉, Sophia Vedova, Piotr Tymoszuk2, Philipp Nelles1, Markus Anliker3, Tobias Bruckner1, Eberhard Deisenhammer1,4, Jonas Egeter1, Alexander Egger3, Matyas Galffy1, Johannes Giesinger1, Jens Lehmann4, Maria Oberhammer4, Joachim Rockenschaub1, Magdalena Sacher5, Bernhard Holzner1, Johanna M Gostner6, and Barbara Sperner-Unterweger1</dc:creator>
  <cp:keywords/>
  <cp:lastModifiedBy>Katharina Huefner</cp:lastModifiedBy>
  <cp:revision>18</cp:revision>
  <cp:lastPrinted>2023-05-28T07:54:00Z</cp:lastPrinted>
  <dcterms:created xsi:type="dcterms:W3CDTF">2023-05-31T17:59:00Z</dcterms:created>
  <dcterms:modified xsi:type="dcterms:W3CDTF">2023-05-31T21:29:00Z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2023-05-23</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